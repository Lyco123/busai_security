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PrChange w:id="0" w:author="雪落无痕" w:date="2026-06-11T15:15:13Z">
          <w:tblPr>
            <w:tblW w:w="5000" w:type="pct"/>
            <w:tblInd w:w="0" w:type="dxa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shd w:val="clear"/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</w:tblPrChange>
      </w:tblPr>
      <w:tblGrid>
        <w:gridCol w:w="2155"/>
        <w:gridCol w:w="6367"/>
        <w:tblGridChange w:id="1">
          <w:tblGrid>
            <w:gridCol w:w="2155"/>
            <w:gridCol w:w="6367"/>
          </w:tblGrid>
        </w:tblGridChange>
      </w:tblGrid>
      <w:tr w14:paraId="774BCE94">
        <w:trPr>
          <w:trHeight w:val="336" w:hRule="atLeast"/>
          <w:trPrChange w:id="2" w:author="雪落无痕" w:date="2026-06-11T15:15:13Z">
            <w:trPr>
              <w:trHeight w:val="336" w:hRule="atLeast"/>
            </w:trPr>
          </w:trPrChange>
        </w:trPr>
        <w:tc>
          <w:tcPr>
            <w:tcW w:w="1264" w:type="pct"/>
            <w:shd w:val="clear"/>
            <w:noWrap/>
            <w:vAlign w:val="center"/>
            <w:tcPrChange w:id="3" w:author="雪落无痕" w:date="2026-06-11T15:15:13Z">
              <w:tcPr>
                <w:tcW w:w="1264" w:type="pct"/>
                <w:noWrap/>
                <w:vAlign w:val="center"/>
                <w:tcPrChange w:id="4" w:author="雪落无痕" w:date="2026-06-11T15:15:13Z">
                  <w:tcPr>
                    <w:tcW w:w="1264" w:type="pct"/>
                    <w:noWrap/>
                    <w:vAlign w:val="center"/>
                    <w:tcPrChange w:id="5" w:author="雪落无痕" w:date="2026-06-11T15:15:13Z">
                      <w:tcPr>
                        <w:tcW w:w="1264" w:type="pct"/>
                        <w:noWrap/>
                        <w:vAlign w:val="center"/>
                        <w:tcPrChange w:id="6" w:author="雪落无痕" w:date="2026-06-11T15:15:13Z">
                          <w:tcPr>
                            <w:tcW w:w="1264" w:type="pct"/>
                            <w:noWrap/>
                            <w:vAlign w:val="center"/>
                            <w:tcPrChange w:id="7" w:author="雪落无痕" w:date="2026-06-11T15:15:13Z">
                              <w:tcPr>
                                <w:tcW w:w="1264" w:type="pct"/>
                                <w:noWrap/>
                                <w:vAlign w:val="center"/>
                                <w:tcPrChange w:id="8" w:author="雪落无痕" w:date="2026-06-11T15:15:13Z">
                                  <w:tcPr>
                                    <w:tcW w:w="1264" w:type="pct"/>
                                    <w:noWrap/>
                                    <w:vAlign w:val="center"/>
                                    <w:tcPrChange w:id="9" w:author="雪落无痕" w:date="2026-06-11T15:15:13Z">
                                      <w:tcPr>
                                        <w:tcW w:w="1264" w:type="pct"/>
                                        <w:noWrap/>
                                        <w:vAlign w:val="center"/>
                                        <w:tcPrChange w:id="10" w:author="雪落无痕" w:date="2026-06-11T15:15:13Z">
                                          <w:tcPr>
                                            <w:tcW w:w="1264" w:type="pct"/>
                                            <w:noWrap/>
                                            <w:vAlign w:val="center"/>
                                            <w:tcPrChange w:id="11" w:author="雪落无痕" w:date="2026-06-11T15:15:13Z">
                                              <w:tcPr>
                                                <w:tcW w:w="1264" w:type="pct"/>
                                                <w:noWrap/>
                                                <w:vAlign w:val="center"/>
                                                <w:tcPrChange w:id="12" w:author="雪落无痕" w:date="2026-06-11T15:15:13Z">
                                                  <w:tcPr>
                                                    <w:tcW w:w="1264" w:type="pct"/>
                                                    <w:noWrap/>
                                                    <w:vAlign w:val="center"/>
                                                    <w:tcPrChange w:id="13" w:author="雪落无痕" w:date="2026-06-11T15:15:13Z">
                                                      <w:tcPr>
                                                        <w:tcW w:w="1264" w:type="pct"/>
                                                        <w:noWrap/>
                                                        <w:vAlign w:val="center"/>
                                                        <w:tcPrChange w:id="14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noWrap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47B540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MCP tool</w:t>
            </w:r>
          </w:p>
        </w:tc>
        <w:tc>
          <w:tcPr>
            <w:tcW w:w="3735" w:type="pct"/>
            <w:shd w:val="clear"/>
            <w:noWrap/>
            <w:vAlign w:val="center"/>
            <w:tcPrChange w:id="15" w:author="雪落无痕" w:date="2026-06-11T15:15:13Z">
              <w:tcPr>
                <w:tcW w:w="3735" w:type="pct"/>
                <w:noWrap/>
                <w:vAlign w:val="center"/>
                <w:tcPrChange w:id="16" w:author="雪落无痕" w:date="2026-06-11T15:15:13Z">
                  <w:tcPr>
                    <w:tcW w:w="3735" w:type="pct"/>
                    <w:noWrap/>
                    <w:vAlign w:val="center"/>
                    <w:tcPrChange w:id="17" w:author="雪落无痕" w:date="2026-06-11T15:15:13Z">
                      <w:tcPr>
                        <w:tcW w:w="3735" w:type="pct"/>
                        <w:noWrap/>
                        <w:vAlign w:val="center"/>
                        <w:tcPrChange w:id="18" w:author="雪落无痕" w:date="2026-06-11T15:15:13Z">
                          <w:tcPr>
                            <w:tcW w:w="3735" w:type="pct"/>
                            <w:noWrap/>
                            <w:vAlign w:val="center"/>
                            <w:tcPrChange w:id="19" w:author="雪落无痕" w:date="2026-06-11T15:15:13Z">
                              <w:tcPr>
                                <w:tcW w:w="3735" w:type="pct"/>
                                <w:noWrap/>
                                <w:vAlign w:val="center"/>
                                <w:tcPrChange w:id="20" w:author="雪落无痕" w:date="2026-06-11T15:15:13Z">
                                  <w:tcPr>
                                    <w:tcW w:w="3735" w:type="pct"/>
                                    <w:noWrap/>
                                    <w:vAlign w:val="center"/>
                                    <w:tcPrChange w:id="21" w:author="雪落无痕" w:date="2026-06-11T15:15:13Z">
                                      <w:tcPr>
                                        <w:tcW w:w="3735" w:type="pct"/>
                                        <w:noWrap/>
                                        <w:vAlign w:val="center"/>
                                        <w:tcPrChange w:id="22" w:author="雪落无痕" w:date="2026-06-11T15:15:13Z">
                                          <w:tcPr>
                                            <w:tcW w:w="3735" w:type="pct"/>
                                            <w:noWrap/>
                                            <w:vAlign w:val="center"/>
                                            <w:tcPrChange w:id="23" w:author="雪落无痕" w:date="2026-06-11T15:15:13Z">
                                              <w:tcPr>
                                                <w:tcW w:w="3735" w:type="pct"/>
                                                <w:noWrap/>
                                                <w:vAlign w:val="center"/>
                                                <w:tcPrChange w:id="24" w:author="雪落无痕" w:date="2026-06-11T15:15:13Z">
                                                  <w:tcPr>
                                                    <w:tcW w:w="3735" w:type="pct"/>
                                                    <w:noWrap/>
                                                    <w:vAlign w:val="center"/>
                                                    <w:tcPrChange w:id="25" w:author="雪落无痕" w:date="2026-06-11T15:15:13Z">
                                                      <w:tcPr>
                                                        <w:tcW w:w="3735" w:type="pct"/>
                                                        <w:noWrap/>
                                                        <w:vAlign w:val="center"/>
                                                        <w:tcPrChange w:id="26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noWrap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0ACC17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建议新增 / 覆盖的 fieldSemantics</w:t>
            </w:r>
          </w:p>
        </w:tc>
      </w:tr>
      <w:tr w14:paraId="1F625CB6">
        <w:trPr>
          <w:trHeight w:val="1380" w:hRule="atLeast"/>
          <w:trPrChange w:id="27" w:author="雪落无痕" w:date="2026-06-11T15:15:13Z">
            <w:trPr>
              <w:trHeight w:val="1380" w:hRule="atLeast"/>
            </w:trPr>
          </w:trPrChange>
        </w:trPr>
        <w:tc>
          <w:tcPr>
            <w:tcW w:w="1264" w:type="pct"/>
            <w:shd w:val="clear"/>
            <w:vAlign w:val="center"/>
            <w:tcPrChange w:id="28" w:author="雪落无痕" w:date="2026-06-11T15:15:13Z">
              <w:tcPr>
                <w:tcW w:w="1264" w:type="pct"/>
                <w:vAlign w:val="center"/>
                <w:tcPrChange w:id="29" w:author="雪落无痕" w:date="2026-06-11T15:15:13Z">
                  <w:tcPr>
                    <w:tcW w:w="1264" w:type="pct"/>
                    <w:vAlign w:val="center"/>
                    <w:tcPrChange w:id="30" w:author="雪落无痕" w:date="2026-06-11T15:15:13Z">
                      <w:tcPr>
                        <w:tcW w:w="1264" w:type="pct"/>
                        <w:vAlign w:val="center"/>
                        <w:tcPrChange w:id="31" w:author="雪落无痕" w:date="2026-06-11T15:15:13Z">
                          <w:tcPr>
                            <w:tcW w:w="1264" w:type="pct"/>
                            <w:vAlign w:val="center"/>
                            <w:tcPrChange w:id="32" w:author="雪落无痕" w:date="2026-06-11T15:15:13Z">
                              <w:tcPr>
                                <w:tcW w:w="1264" w:type="pct"/>
                                <w:vAlign w:val="center"/>
                                <w:tcPrChange w:id="33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34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35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36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37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38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39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42241F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get_mcp_base_absBusProfileMain_queryByNumberplate</w:t>
            </w:r>
          </w:p>
        </w:tc>
        <w:tc>
          <w:tcPr>
            <w:tcW w:w="3735" w:type="pct"/>
            <w:shd w:val="clear"/>
            <w:vAlign w:val="center"/>
            <w:tcPrChange w:id="40" w:author="雪落无痕" w:date="2026-06-11T15:15:13Z">
              <w:tcPr>
                <w:tcW w:w="3735" w:type="pct"/>
                <w:vAlign w:val="center"/>
                <w:tcPrChange w:id="41" w:author="雪落无痕" w:date="2026-06-11T15:15:13Z">
                  <w:tcPr>
                    <w:tcW w:w="3735" w:type="pct"/>
                    <w:vAlign w:val="center"/>
                    <w:tcPrChange w:id="42" w:author="雪落无痕" w:date="2026-06-11T15:15:13Z">
                      <w:tcPr>
                        <w:tcW w:w="3735" w:type="pct"/>
                        <w:vAlign w:val="center"/>
                        <w:tcPrChange w:id="43" w:author="雪落无痕" w:date="2026-06-11T15:15:13Z">
                          <w:tcPr>
                            <w:tcW w:w="3735" w:type="pct"/>
                            <w:vAlign w:val="center"/>
                            <w:tcPrChange w:id="44" w:author="雪落无痕" w:date="2026-06-11T15:15:13Z">
                              <w:tcPr>
                                <w:tcW w:w="3735" w:type="pct"/>
                                <w:vAlign w:val="center"/>
                                <w:tcPrChange w:id="45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46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47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48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49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50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51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44DAED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result.main.score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：车辆画像综合风险分；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quotaScoreSubList[].score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：对应指标风险原始分，不是最终风险分；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quotaScoreSubList[].originalValue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</w:t>
            </w:r>
            <w:ins w:id="52" w:author="雪落无痕" w:date="2026-06-11T15:04:26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，</w:t>
              </w:r>
            </w:ins>
            <w:del w:id="53" w:author="雪落无痕" w:date="2026-06-11T15:04:25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；</w:delText>
              </w:r>
            </w:del>
            <w:ins w:id="54" w:author="雪落无痕" w:date="2026-06-11T15:04:18Z">
              <w:r>
                <w:rPr>
                  <w:rStyle w:val="4"/>
                  <w:rFonts w:hint="eastAsia"/>
                  <w:bdr w:val="none" w:color="auto" w:sz="0" w:space="0"/>
                  <w:lang w:val="en-US" w:eastAsia="zh-CN" w:bidi="ar"/>
                </w:rPr>
                <w:t>4级危险型：65-100分；3级关注型：55-64分；2级观察型：45-54分；1级安全型：0-44分</w:t>
              </w:r>
            </w:ins>
            <w:ins w:id="55" w:author="雪落无痕" w:date="2026-06-11T15:04:21Z">
              <w:r>
                <w:rPr>
                  <w:rStyle w:val="4"/>
                  <w:rFonts w:hint="eastAsia"/>
                  <w:bdr w:val="none" w:color="auto" w:sz="0" w:space="0"/>
                  <w:lang w:val="en-US" w:eastAsia="zh-CN" w:bidi="ar"/>
                </w:rPr>
                <w:t>；</w:t>
              </w:r>
            </w:ins>
            <w:ins w:id="56" w:author="雪落无痕" w:date="2026-06-11T15:15:55Z">
              <w:r>
                <w:rPr>
                  <w:rFonts w:hint="eastAsia" w:ascii="宋体" w:hAnsi="宋体" w:eastAsia="宋体" w:cs="宋体"/>
                  <w:i w:val="0"/>
                  <w:iCs w:val="0"/>
                  <w:color w:val="8C8C8C"/>
                  <w:kern w:val="0"/>
                  <w:sz w:val="24"/>
                  <w:szCs w:val="24"/>
                  <w:u w:val="none"/>
                  <w:lang w:val="en-US" w:eastAsia="zh-CN" w:bidi="ar"/>
                </w:rPr>
                <w:t>busName</w:t>
              </w:r>
            </w:ins>
            <w:ins w:id="57" w:author="雪落无痕" w:date="2026-06-11T15:15:55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58" w:author="雪落无痕" w:date="2026-06-11T15:15:55Z">
              <w:r>
                <w:rPr>
                  <w:rStyle w:val="5"/>
                  <w:lang w:val="en-US" w:eastAsia="zh-CN" w:bidi="ar"/>
                </w:rPr>
                <w:t>numberPlate</w:t>
              </w:r>
            </w:ins>
            <w:ins w:id="59" w:author="雪落无痕" w:date="2026-06-11T15:15:55Z">
              <w:r>
                <w:rPr>
                  <w:rStyle w:val="4"/>
                  <w:lang w:val="en-US" w:eastAsia="zh-CN" w:bidi="ar"/>
                </w:rPr>
                <w:t>：车辆牌照或车辆名称，需按实际返回字段说明；</w:t>
              </w:r>
            </w:ins>
            <w:ins w:id="60" w:author="雪落无痕" w:date="2026-06-11T15:15:55Z">
              <w:r>
                <w:rPr>
                  <w:rStyle w:val="5"/>
                  <w:lang w:val="en-US" w:eastAsia="zh-CN" w:bidi="ar"/>
                </w:rPr>
                <w:t>busId</w:t>
              </w:r>
            </w:ins>
            <w:ins w:id="61" w:author="雪落无痕" w:date="2026-06-11T15:15:55Z">
              <w:r>
                <w:rPr>
                  <w:rStyle w:val="4"/>
                  <w:lang w:val="en-US" w:eastAsia="zh-CN" w:bidi="ar"/>
                </w:rPr>
                <w:t>：车辆 ID；</w:t>
              </w:r>
            </w:ins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：指标权重；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riskData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：原始业务值或原始业务描述；三类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pending*Count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：建议状态数量概览，不是</w:t>
            </w:r>
            <w:del w:id="62" w:author="雪落无痕" w:date="2026-06-11T15:02:42Z">
              <w:r>
                <w:rPr>
                  <w:rStyle w:val="4"/>
                  <w:rFonts w:hint="default"/>
                  <w:bdr w:val="none" w:color="auto" w:sz="0" w:space="0"/>
                  <w:lang w:val="en-US" w:eastAsia="zh-CN" w:bidi="ar"/>
                </w:rPr>
                <w:delText>处置</w:delText>
              </w:r>
            </w:del>
            <w:ins w:id="63" w:author="雪落无痕" w:date="2026-06-11T15:02:43Z">
              <w:r>
                <w:rPr>
                  <w:rStyle w:val="4"/>
                  <w:rFonts w:hint="eastAsia"/>
                  <w:bdr w:val="none" w:color="auto" w:sz="0" w:space="0"/>
                  <w:lang w:val="en-US" w:eastAsia="zh-CN" w:bidi="ar"/>
                </w:rPr>
                <w:t>建议</w:t>
              </w:r>
            </w:ins>
            <w:ins w:id="64" w:author="雪落无痕" w:date="2026-06-11T15:02:44Z">
              <w:r>
                <w:rPr>
                  <w:rStyle w:val="4"/>
                  <w:rFonts w:hint="eastAsia"/>
                  <w:bdr w:val="none" w:color="auto" w:sz="0" w:space="0"/>
                  <w:lang w:val="en-US" w:eastAsia="zh-CN" w:bidi="ar"/>
                </w:rPr>
                <w:t>内容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>明细。</w:t>
            </w:r>
          </w:p>
        </w:tc>
      </w:tr>
      <w:tr w14:paraId="568925B8">
        <w:trPr>
          <w:trHeight w:val="1060" w:hRule="atLeast"/>
          <w:trPrChange w:id="65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66" w:author="雪落无痕" w:date="2026-06-11T15:15:13Z">
              <w:tcPr>
                <w:tcW w:w="1264" w:type="pct"/>
                <w:vAlign w:val="center"/>
                <w:tcPrChange w:id="67" w:author="雪落无痕" w:date="2026-06-11T15:15:13Z">
                  <w:tcPr>
                    <w:tcW w:w="1264" w:type="pct"/>
                    <w:vAlign w:val="center"/>
                    <w:tcPrChange w:id="68" w:author="雪落无痕" w:date="2026-06-11T15:15:13Z">
                      <w:tcPr>
                        <w:tcW w:w="1264" w:type="pct"/>
                        <w:vAlign w:val="center"/>
                        <w:tcPrChange w:id="69" w:author="雪落无痕" w:date="2026-06-11T15:15:13Z">
                          <w:tcPr>
                            <w:tcW w:w="1264" w:type="pct"/>
                            <w:vAlign w:val="center"/>
                            <w:tcPrChange w:id="70" w:author="雪落无痕" w:date="2026-06-11T15:15:13Z">
                              <w:tcPr>
                                <w:tcW w:w="1264" w:type="pct"/>
                                <w:vAlign w:val="center"/>
                                <w:tcPrChange w:id="71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72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73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74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75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76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77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454540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get_mcp_base_absCompanyProfileMain_queryCompanyProfile</w:t>
            </w:r>
          </w:p>
        </w:tc>
        <w:tc>
          <w:tcPr>
            <w:tcW w:w="3735" w:type="pct"/>
            <w:shd w:val="clear"/>
            <w:vAlign w:val="center"/>
            <w:tcPrChange w:id="78" w:author="雪落无痕" w:date="2026-06-11T15:15:13Z">
              <w:tcPr>
                <w:tcW w:w="3735" w:type="pct"/>
                <w:vAlign w:val="center"/>
                <w:tcPrChange w:id="79" w:author="雪落无痕" w:date="2026-06-11T15:15:13Z">
                  <w:tcPr>
                    <w:tcW w:w="3735" w:type="pct"/>
                    <w:vAlign w:val="center"/>
                    <w:tcPrChange w:id="80" w:author="雪落无痕" w:date="2026-06-11T15:15:13Z">
                      <w:tcPr>
                        <w:tcW w:w="3735" w:type="pct"/>
                        <w:vAlign w:val="center"/>
                        <w:tcPrChange w:id="81" w:author="雪落无痕" w:date="2026-06-11T15:15:13Z">
                          <w:tcPr>
                            <w:tcW w:w="3735" w:type="pct"/>
                            <w:vAlign w:val="center"/>
                            <w:tcPrChange w:id="82" w:author="雪落无痕" w:date="2026-06-11T15:15:13Z">
                              <w:tcPr>
                                <w:tcW w:w="3735" w:type="pct"/>
                                <w:vAlign w:val="center"/>
                                <w:tcPrChange w:id="83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84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85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86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87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88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89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42C54A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result.main.score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：单位画像综合风险分；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quotaScoreSubList[].score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：对应指标风险原始分，不是最终风险分；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</w:t>
            </w:r>
            <w:ins w:id="90" w:author="雪落无痕" w:date="2026-06-11T15:04:38Z">
              <w:r>
                <w:rPr>
                  <w:rStyle w:val="4"/>
                  <w:lang w:val="en-US" w:eastAsia="zh-CN" w:bidi="ar"/>
                </w:rPr>
                <w:t>，</w:t>
              </w:r>
            </w:ins>
            <w:ins w:id="91" w:author="雪落无痕" w:date="2026-06-11T15:04:38Z">
              <w:r>
                <w:rPr>
                  <w:rStyle w:val="4"/>
                  <w:rFonts w:hint="eastAsia"/>
                  <w:lang w:val="en-US" w:eastAsia="zh-CN" w:bidi="ar"/>
                </w:rPr>
                <w:t>4级危险型：65-100分；3级关注型：55-64分；2级观察型：45-54分；1级安全型：0-44分；</w:t>
              </w:r>
            </w:ins>
            <w:del w:id="92" w:author="雪落无痕" w:date="2026-06-11T15:04:38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；</w:delText>
              </w:r>
            </w:del>
            <w:ins w:id="93" w:author="雪落无痕" w:date="2026-06-11T15:17:22Z">
              <w:r>
                <w:rPr>
                  <w:rStyle w:val="5"/>
                  <w:lang w:val="en-US" w:eastAsia="zh-CN" w:bidi="ar"/>
                </w:rPr>
                <w:t>organName</w:t>
              </w:r>
            </w:ins>
            <w:ins w:id="94" w:author="雪落无痕" w:date="2026-06-11T15:17:22Z">
              <w:r>
                <w:rPr>
                  <w:rStyle w:val="4"/>
                  <w:lang w:val="en-US" w:eastAsia="zh-CN" w:bidi="ar"/>
                </w:rPr>
                <w:t>：单位名称；</w:t>
              </w:r>
            </w:ins>
            <w:ins w:id="95" w:author="雪落无痕" w:date="2026-06-11T15:17:22Z">
              <w:r>
                <w:rPr>
                  <w:rStyle w:val="5"/>
                  <w:lang w:val="en-US" w:eastAsia="zh-CN" w:bidi="ar"/>
                </w:rPr>
                <w:t>organId</w:t>
              </w:r>
            </w:ins>
            <w:ins w:id="96" w:author="雪落无痕" w:date="2026-06-11T15:17:22Z">
              <w:r>
                <w:rPr>
                  <w:rStyle w:val="4"/>
                  <w:lang w:val="en-US" w:eastAsia="zh-CN" w:bidi="ar"/>
                </w:rPr>
                <w:t>：单位 ID</w:t>
              </w:r>
            </w:ins>
            <w:ins w:id="97" w:author="雪落无痕" w:date="2026-06-11T15:17:26Z">
              <w:r>
                <w:rPr>
                  <w:rStyle w:val="4"/>
                  <w:lang w:val="en-US" w:eastAsia="zh-CN" w:bidi="ar"/>
                </w:rPr>
                <w:t>；</w:t>
              </w:r>
            </w:ins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：指标权重；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riskData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：原始业务值；三类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pending*Count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：建议状态数量概览，不是</w:t>
            </w:r>
            <w:ins w:id="98" w:author="雪落无痕" w:date="2026-06-11T15:02:50Z">
              <w:r>
                <w:rPr>
                  <w:rStyle w:val="4"/>
                  <w:rFonts w:hint="eastAsia"/>
                  <w:lang w:val="en-US" w:eastAsia="zh-CN" w:bidi="ar"/>
                </w:rPr>
                <w:t>建议内容</w:t>
              </w:r>
            </w:ins>
            <w:del w:id="99" w:author="雪落无痕" w:date="2026-06-11T15:02:50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处置</w:delText>
              </w:r>
            </w:del>
            <w:r>
              <w:rPr>
                <w:rStyle w:val="4"/>
                <w:bdr w:val="none" w:color="auto" w:sz="0" w:space="0"/>
                <w:lang w:val="en-US" w:eastAsia="zh-CN" w:bidi="ar"/>
              </w:rPr>
              <w:t>明细。</w:t>
            </w:r>
          </w:p>
        </w:tc>
      </w:tr>
      <w:tr w14:paraId="143A9013">
        <w:trPr>
          <w:trHeight w:val="1060" w:hRule="atLeast"/>
          <w:trPrChange w:id="100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101" w:author="雪落无痕" w:date="2026-06-11T15:15:13Z">
              <w:tcPr>
                <w:tcW w:w="1264" w:type="pct"/>
                <w:vAlign w:val="center"/>
                <w:tcPrChange w:id="102" w:author="雪落无痕" w:date="2026-06-11T15:15:13Z">
                  <w:tcPr>
                    <w:tcW w:w="1264" w:type="pct"/>
                    <w:vAlign w:val="center"/>
                    <w:tcPrChange w:id="103" w:author="雪落无痕" w:date="2026-06-11T15:15:13Z">
                      <w:tcPr>
                        <w:tcW w:w="1264" w:type="pct"/>
                        <w:vAlign w:val="center"/>
                        <w:tcPrChange w:id="104" w:author="雪落无痕" w:date="2026-06-11T15:15:13Z">
                          <w:tcPr>
                            <w:tcW w:w="1264" w:type="pct"/>
                            <w:vAlign w:val="center"/>
                            <w:tcPrChange w:id="105" w:author="雪落无痕" w:date="2026-06-11T15:15:13Z">
                              <w:tcPr>
                                <w:tcW w:w="1264" w:type="pct"/>
                                <w:vAlign w:val="center"/>
                                <w:tcPrChange w:id="106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107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108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109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110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111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112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5A9910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get_mcp_base_absDriverProfileMain_queryDriverProfile</w:t>
            </w:r>
          </w:p>
        </w:tc>
        <w:tc>
          <w:tcPr>
            <w:tcW w:w="3735" w:type="pct"/>
            <w:shd w:val="clear"/>
            <w:vAlign w:val="center"/>
            <w:tcPrChange w:id="113" w:author="雪落无痕" w:date="2026-06-11T15:15:13Z">
              <w:tcPr>
                <w:tcW w:w="3735" w:type="pct"/>
                <w:vAlign w:val="center"/>
                <w:tcPrChange w:id="114" w:author="雪落无痕" w:date="2026-06-11T15:15:13Z">
                  <w:tcPr>
                    <w:tcW w:w="3735" w:type="pct"/>
                    <w:vAlign w:val="center"/>
                    <w:tcPrChange w:id="115" w:author="雪落无痕" w:date="2026-06-11T15:15:13Z">
                      <w:tcPr>
                        <w:tcW w:w="3735" w:type="pct"/>
                        <w:vAlign w:val="center"/>
                        <w:tcPrChange w:id="116" w:author="雪落无痕" w:date="2026-06-11T15:15:13Z">
                          <w:tcPr>
                            <w:tcW w:w="3735" w:type="pct"/>
                            <w:vAlign w:val="center"/>
                            <w:tcPrChange w:id="117" w:author="雪落无痕" w:date="2026-06-11T15:15:13Z">
                              <w:tcPr>
                                <w:tcW w:w="3735" w:type="pct"/>
                                <w:vAlign w:val="center"/>
                                <w:tcPrChange w:id="118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119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120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121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122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123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124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2DCFDB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result.main.score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：驾驶员画像综合风险分；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quotaScoreSubList[].score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：对应指标风险原始分，不是最终风险分；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</w:t>
            </w:r>
            <w:ins w:id="125" w:author="雪落无痕" w:date="2026-06-11T15:04:46Z">
              <w:r>
                <w:rPr>
                  <w:rStyle w:val="4"/>
                  <w:lang w:val="en-US" w:eastAsia="zh-CN" w:bidi="ar"/>
                </w:rPr>
                <w:t>，</w:t>
              </w:r>
            </w:ins>
            <w:ins w:id="126" w:author="雪落无痕" w:date="2026-06-11T15:04:46Z">
              <w:r>
                <w:rPr>
                  <w:rStyle w:val="4"/>
                  <w:rFonts w:hint="eastAsia"/>
                  <w:lang w:val="en-US" w:eastAsia="zh-CN" w:bidi="ar"/>
                </w:rPr>
                <w:t>4级危险型：65-100分；3级关注型：55-64分；2级观察型：45-54分；1级安全型：0-44分；</w:t>
              </w:r>
            </w:ins>
            <w:del w:id="127" w:author="雪落无痕" w:date="2026-06-11T15:04:46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；</w:delText>
              </w:r>
            </w:del>
            <w:ins w:id="128" w:author="雪落无痕" w:date="2026-06-11T15:16:41Z">
              <w:r>
                <w:rPr>
                  <w:rFonts w:hint="eastAsia" w:ascii="宋体" w:hAnsi="宋体" w:eastAsia="宋体" w:cs="宋体"/>
                  <w:i w:val="0"/>
                  <w:iCs w:val="0"/>
                  <w:color w:val="8C8C8C"/>
                  <w:kern w:val="0"/>
                  <w:sz w:val="24"/>
                  <w:szCs w:val="24"/>
                  <w:u w:val="none"/>
                  <w:lang w:val="en-US" w:eastAsia="zh-CN" w:bidi="ar"/>
                </w:rPr>
                <w:t>employeeName</w:t>
              </w:r>
            </w:ins>
            <w:ins w:id="129" w:author="雪落无痕" w:date="2026-06-11T15:16:41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130" w:author="雪落无痕" w:date="2026-06-11T15:16:41Z">
              <w:r>
                <w:rPr>
                  <w:rStyle w:val="5"/>
                  <w:lang w:val="en-US" w:eastAsia="zh-CN" w:bidi="ar"/>
                </w:rPr>
                <w:t>driverName</w:t>
              </w:r>
            </w:ins>
            <w:ins w:id="131" w:author="雪落无痕" w:date="2026-06-11T15:16:41Z">
              <w:r>
                <w:rPr>
                  <w:rStyle w:val="4"/>
                  <w:lang w:val="en-US" w:eastAsia="zh-CN" w:bidi="ar"/>
                </w:rPr>
                <w:t>：驾驶员姓名；</w:t>
              </w:r>
            </w:ins>
            <w:ins w:id="132" w:author="雪落无痕" w:date="2026-06-11T15:16:41Z">
              <w:r>
                <w:rPr>
                  <w:rStyle w:val="5"/>
                  <w:lang w:val="en-US" w:eastAsia="zh-CN" w:bidi="ar"/>
                </w:rPr>
                <w:t>employeeId</w:t>
              </w:r>
            </w:ins>
            <w:ins w:id="133" w:author="雪落无痕" w:date="2026-06-11T15:16:41Z">
              <w:r>
                <w:rPr>
                  <w:rStyle w:val="4"/>
                  <w:lang w:val="en-US" w:eastAsia="zh-CN" w:bidi="ar"/>
                </w:rPr>
                <w:t>：驾驶员 ID；</w:t>
              </w:r>
            </w:ins>
            <w:ins w:id="134" w:author="雪落无痕" w:date="2026-06-11T15:16:41Z">
              <w:r>
                <w:rPr>
                  <w:rStyle w:val="5"/>
                  <w:lang w:val="en-US" w:eastAsia="zh-CN" w:bidi="ar"/>
                </w:rPr>
                <w:t>employeeCode</w:t>
              </w:r>
            </w:ins>
            <w:ins w:id="135" w:author="雪落无痕" w:date="2026-06-11T15:16:41Z">
              <w:r>
                <w:rPr>
                  <w:rStyle w:val="4"/>
                  <w:lang w:val="en-US" w:eastAsia="zh-CN" w:bidi="ar"/>
                </w:rPr>
                <w:t>：驾驶员工号；</w:t>
              </w:r>
            </w:ins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：指标权重；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riskData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：原始业务值；三类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pending*Count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：建议状态数量概览，不是</w:t>
            </w:r>
            <w:ins w:id="136" w:author="雪落无痕" w:date="2026-06-11T15:02:54Z">
              <w:r>
                <w:rPr>
                  <w:rStyle w:val="4"/>
                  <w:rFonts w:hint="eastAsia"/>
                  <w:lang w:val="en-US" w:eastAsia="zh-CN" w:bidi="ar"/>
                </w:rPr>
                <w:t>建议内容</w:t>
              </w:r>
            </w:ins>
            <w:del w:id="137" w:author="雪落无痕" w:date="2026-06-11T15:02:54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处置</w:delText>
              </w:r>
            </w:del>
            <w:r>
              <w:rPr>
                <w:rStyle w:val="4"/>
                <w:bdr w:val="none" w:color="auto" w:sz="0" w:space="0"/>
                <w:lang w:val="en-US" w:eastAsia="zh-CN" w:bidi="ar"/>
              </w:rPr>
              <w:t>明细。</w:t>
            </w:r>
          </w:p>
        </w:tc>
      </w:tr>
      <w:tr w14:paraId="44023FE4">
        <w:trPr>
          <w:trHeight w:val="1060" w:hRule="atLeast"/>
          <w:trPrChange w:id="138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139" w:author="雪落无痕" w:date="2026-06-11T15:15:13Z">
              <w:tcPr>
                <w:tcW w:w="1264" w:type="pct"/>
                <w:vAlign w:val="center"/>
                <w:tcPrChange w:id="140" w:author="雪落无痕" w:date="2026-06-11T15:15:13Z">
                  <w:tcPr>
                    <w:tcW w:w="1264" w:type="pct"/>
                    <w:vAlign w:val="center"/>
                    <w:tcPrChange w:id="141" w:author="雪落无痕" w:date="2026-06-11T15:15:13Z">
                      <w:tcPr>
                        <w:tcW w:w="1264" w:type="pct"/>
                        <w:vAlign w:val="center"/>
                        <w:tcPrChange w:id="142" w:author="雪落无痕" w:date="2026-06-11T15:15:13Z">
                          <w:tcPr>
                            <w:tcW w:w="1264" w:type="pct"/>
                            <w:vAlign w:val="center"/>
                            <w:tcPrChange w:id="143" w:author="雪落无痕" w:date="2026-06-11T15:15:13Z">
                              <w:tcPr>
                                <w:tcW w:w="1264" w:type="pct"/>
                                <w:vAlign w:val="center"/>
                                <w:tcPrChange w:id="144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145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146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147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148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149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150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6FB124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get_mcp_base_absRouteProfileMain_queryRouteProfile</w:t>
            </w:r>
          </w:p>
        </w:tc>
        <w:tc>
          <w:tcPr>
            <w:tcW w:w="3735" w:type="pct"/>
            <w:shd w:val="clear"/>
            <w:vAlign w:val="center"/>
            <w:tcPrChange w:id="151" w:author="雪落无痕" w:date="2026-06-11T15:15:13Z">
              <w:tcPr>
                <w:tcW w:w="3735" w:type="pct"/>
                <w:vAlign w:val="center"/>
                <w:tcPrChange w:id="152" w:author="雪落无痕" w:date="2026-06-11T15:15:13Z">
                  <w:tcPr>
                    <w:tcW w:w="3735" w:type="pct"/>
                    <w:vAlign w:val="center"/>
                    <w:tcPrChange w:id="153" w:author="雪落无痕" w:date="2026-06-11T15:15:13Z">
                      <w:tcPr>
                        <w:tcW w:w="3735" w:type="pct"/>
                        <w:vAlign w:val="center"/>
                        <w:tcPrChange w:id="154" w:author="雪落无痕" w:date="2026-06-11T15:15:13Z">
                          <w:tcPr>
                            <w:tcW w:w="3735" w:type="pct"/>
                            <w:vAlign w:val="center"/>
                            <w:tcPrChange w:id="155" w:author="雪落无痕" w:date="2026-06-11T15:15:13Z">
                              <w:tcPr>
                                <w:tcW w:w="3735" w:type="pct"/>
                                <w:vAlign w:val="center"/>
                                <w:tcPrChange w:id="156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157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158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159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160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161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162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137D7C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result.main.score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：线路画像综合风险分；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quotaScoreSubList[].score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：对应指标风险原始分，不是最终风险分；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</w:t>
            </w:r>
            <w:ins w:id="163" w:author="雪落无痕" w:date="2026-06-11T15:06:08Z">
              <w:r>
                <w:rPr>
                  <w:rStyle w:val="4"/>
                  <w:lang w:val="en-US" w:eastAsia="zh-CN" w:bidi="ar"/>
                </w:rPr>
                <w:t>，</w:t>
              </w:r>
            </w:ins>
            <w:ins w:id="164" w:author="雪落无痕" w:date="2026-06-11T15:06:08Z">
              <w:r>
                <w:rPr>
                  <w:rStyle w:val="4"/>
                  <w:rFonts w:hint="eastAsia"/>
                  <w:lang w:val="en-US" w:eastAsia="zh-CN" w:bidi="ar"/>
                </w:rPr>
                <w:t>4级危险型：65-100分；3级关注型：55-64分；2级观察型：45-54分；1级安全型：0-44分；</w:t>
              </w:r>
            </w:ins>
            <w:del w:id="165" w:author="雪落无痕" w:date="2026-06-11T15:06:08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；</w:delText>
              </w:r>
            </w:del>
            <w:r>
              <w:rPr>
                <w:rStyle w:val="5"/>
                <w:bdr w:val="none" w:color="auto" w:sz="0" w:space="0"/>
                <w:lang w:val="en-US" w:eastAsia="zh-CN" w:bidi="ar"/>
              </w:rPr>
              <w:t>routeId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：线路 ID；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routeName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：线路名称；三类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pending*Count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：建议状态数量概览，不是</w:t>
            </w:r>
            <w:ins w:id="166" w:author="雪落无痕" w:date="2026-06-11T15:02:57Z">
              <w:r>
                <w:rPr>
                  <w:rStyle w:val="4"/>
                  <w:rFonts w:hint="eastAsia"/>
                  <w:lang w:val="en-US" w:eastAsia="zh-CN" w:bidi="ar"/>
                </w:rPr>
                <w:t>建议内容</w:t>
              </w:r>
            </w:ins>
            <w:del w:id="167" w:author="雪落无痕" w:date="2026-06-11T15:02:57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处置</w:delText>
              </w:r>
            </w:del>
            <w:r>
              <w:rPr>
                <w:rStyle w:val="4"/>
                <w:bdr w:val="none" w:color="auto" w:sz="0" w:space="0"/>
                <w:lang w:val="en-US" w:eastAsia="zh-CN" w:bidi="ar"/>
              </w:rPr>
              <w:t>明细。</w:t>
            </w:r>
          </w:p>
        </w:tc>
      </w:tr>
      <w:tr w14:paraId="32CDB4B1">
        <w:trPr>
          <w:trHeight w:val="720" w:hRule="atLeast"/>
          <w:trPrChange w:id="168" w:author="雪落无痕" w:date="2026-06-11T15:15:13Z">
            <w:trPr>
              <w:trHeight w:val="720" w:hRule="atLeast"/>
            </w:trPr>
          </w:trPrChange>
        </w:trPr>
        <w:tc>
          <w:tcPr>
            <w:tcW w:w="1264" w:type="pct"/>
            <w:shd w:val="clear"/>
            <w:vAlign w:val="center"/>
            <w:tcPrChange w:id="169" w:author="雪落无痕" w:date="2026-06-11T15:15:13Z">
              <w:tcPr>
                <w:tcW w:w="1264" w:type="pct"/>
                <w:vAlign w:val="center"/>
                <w:tcPrChange w:id="170" w:author="雪落无痕" w:date="2026-06-11T15:15:13Z">
                  <w:tcPr>
                    <w:tcW w:w="1264" w:type="pct"/>
                    <w:vAlign w:val="center"/>
                    <w:tcPrChange w:id="171" w:author="雪落无痕" w:date="2026-06-11T15:15:13Z">
                      <w:tcPr>
                        <w:tcW w:w="1264" w:type="pct"/>
                        <w:vAlign w:val="center"/>
                        <w:tcPrChange w:id="172" w:author="雪落无痕" w:date="2026-06-11T15:15:13Z">
                          <w:tcPr>
                            <w:tcW w:w="1264" w:type="pct"/>
                            <w:vAlign w:val="center"/>
                            <w:tcPrChange w:id="173" w:author="雪落无痕" w:date="2026-06-11T15:15:13Z">
                              <w:tcPr>
                                <w:tcW w:w="1264" w:type="pct"/>
                                <w:vAlign w:val="center"/>
                                <w:tcPrChange w:id="174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175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176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177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178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179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180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1E403F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post_mcp_base_odsJituanBsBus_list</w:t>
            </w:r>
          </w:p>
        </w:tc>
        <w:tc>
          <w:tcPr>
            <w:tcW w:w="3735" w:type="pct"/>
            <w:shd w:val="clear"/>
            <w:vAlign w:val="center"/>
            <w:tcPrChange w:id="181" w:author="雪落无痕" w:date="2026-06-11T15:15:13Z">
              <w:tcPr>
                <w:tcW w:w="3735" w:type="pct"/>
                <w:vAlign w:val="center"/>
                <w:tcPrChange w:id="182" w:author="雪落无痕" w:date="2026-06-11T15:15:13Z">
                  <w:tcPr>
                    <w:tcW w:w="3735" w:type="pct"/>
                    <w:vAlign w:val="center"/>
                    <w:tcPrChange w:id="183" w:author="雪落无痕" w:date="2026-06-11T15:15:13Z">
                      <w:tcPr>
                        <w:tcW w:w="3735" w:type="pct"/>
                        <w:vAlign w:val="center"/>
                        <w:tcPrChange w:id="184" w:author="雪落无痕" w:date="2026-06-11T15:15:13Z">
                          <w:tcPr>
                            <w:tcW w:w="3735" w:type="pct"/>
                            <w:vAlign w:val="center"/>
                            <w:tcPrChange w:id="185" w:author="雪落无痕" w:date="2026-06-11T15:15:13Z">
                              <w:tcPr>
                                <w:tcW w:w="3735" w:type="pct"/>
                                <w:vAlign w:val="center"/>
                                <w:tcPrChange w:id="186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187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188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189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190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191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192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1F303B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busName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numberPlate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：车辆牌照或车辆名称，需按实际返回字段说明；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busId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：车辆 ID；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organName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：所属单位；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routeName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：所属线路；分页包装字段需说明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total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是总记录数、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records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是当前页记录，不能把当前页条数当总数。</w:t>
            </w:r>
          </w:p>
        </w:tc>
      </w:tr>
      <w:tr w14:paraId="762C19A4">
        <w:trPr>
          <w:trHeight w:val="720" w:hRule="atLeast"/>
          <w:trPrChange w:id="193" w:author="雪落无痕" w:date="2026-06-11T15:15:13Z">
            <w:trPr>
              <w:trHeight w:val="720" w:hRule="atLeast"/>
            </w:trPr>
          </w:trPrChange>
        </w:trPr>
        <w:tc>
          <w:tcPr>
            <w:tcW w:w="1264" w:type="pct"/>
            <w:shd w:val="clear"/>
            <w:vAlign w:val="center"/>
            <w:tcPrChange w:id="194" w:author="雪落无痕" w:date="2026-06-11T15:15:13Z">
              <w:tcPr>
                <w:tcW w:w="1264" w:type="pct"/>
                <w:vAlign w:val="center"/>
                <w:tcPrChange w:id="195" w:author="雪落无痕" w:date="2026-06-11T15:15:13Z">
                  <w:tcPr>
                    <w:tcW w:w="1264" w:type="pct"/>
                    <w:vAlign w:val="center"/>
                    <w:tcPrChange w:id="196" w:author="雪落无痕" w:date="2026-06-11T15:15:13Z">
                      <w:tcPr>
                        <w:tcW w:w="1264" w:type="pct"/>
                        <w:vAlign w:val="center"/>
                        <w:tcPrChange w:id="197" w:author="雪落无痕" w:date="2026-06-11T15:15:13Z">
                          <w:tcPr>
                            <w:tcW w:w="1264" w:type="pct"/>
                            <w:vAlign w:val="center"/>
                            <w:tcPrChange w:id="198" w:author="雪落无痕" w:date="2026-06-11T15:15:13Z">
                              <w:tcPr>
                                <w:tcW w:w="1264" w:type="pct"/>
                                <w:vAlign w:val="center"/>
                                <w:tcPrChange w:id="199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200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201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202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203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204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205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2427B0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post_mcp_ods_odsJituanBsBusPark_list</w:t>
            </w:r>
          </w:p>
        </w:tc>
        <w:tc>
          <w:tcPr>
            <w:tcW w:w="3735" w:type="pct"/>
            <w:shd w:val="clear"/>
            <w:vAlign w:val="center"/>
            <w:tcPrChange w:id="206" w:author="雪落无痕" w:date="2026-06-11T15:15:13Z">
              <w:tcPr>
                <w:tcW w:w="3735" w:type="pct"/>
                <w:vAlign w:val="center"/>
                <w:tcPrChange w:id="207" w:author="雪落无痕" w:date="2026-06-11T15:15:13Z">
                  <w:tcPr>
                    <w:tcW w:w="3735" w:type="pct"/>
                    <w:vAlign w:val="center"/>
                    <w:tcPrChange w:id="208" w:author="雪落无痕" w:date="2026-06-11T15:15:13Z">
                      <w:tcPr>
                        <w:tcW w:w="3735" w:type="pct"/>
                        <w:vAlign w:val="center"/>
                        <w:tcPrChange w:id="209" w:author="雪落无痕" w:date="2026-06-11T15:15:13Z">
                          <w:tcPr>
                            <w:tcW w:w="3735" w:type="pct"/>
                            <w:vAlign w:val="center"/>
                            <w:tcPrChange w:id="210" w:author="雪落无痕" w:date="2026-06-11T15:15:13Z">
                              <w:tcPr>
                                <w:tcW w:w="3735" w:type="pct"/>
                                <w:vAlign w:val="center"/>
                                <w:tcPrChange w:id="211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212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213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214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215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216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217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37E7D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busParkName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parkName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：车场名称；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busStationName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：关联站场名称；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organName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：所属单位；服务车辆数、使用单位数等数量字段如存在，需说明是接口返回数量；分页包装字段需说明总数和当前页记录的区别。</w:t>
            </w:r>
          </w:p>
        </w:tc>
      </w:tr>
      <w:tr w14:paraId="5AA027CD">
        <w:trPr>
          <w:trHeight w:val="720" w:hRule="atLeast"/>
          <w:trPrChange w:id="218" w:author="雪落无痕" w:date="2026-06-11T15:15:13Z">
            <w:trPr>
              <w:trHeight w:val="720" w:hRule="atLeast"/>
            </w:trPr>
          </w:trPrChange>
        </w:trPr>
        <w:tc>
          <w:tcPr>
            <w:tcW w:w="1264" w:type="pct"/>
            <w:shd w:val="clear"/>
            <w:vAlign w:val="center"/>
            <w:tcPrChange w:id="219" w:author="雪落无痕" w:date="2026-06-11T15:15:13Z">
              <w:tcPr>
                <w:tcW w:w="1264" w:type="pct"/>
                <w:vAlign w:val="center"/>
                <w:tcPrChange w:id="220" w:author="雪落无痕" w:date="2026-06-11T15:15:13Z">
                  <w:tcPr>
                    <w:tcW w:w="1264" w:type="pct"/>
                    <w:vAlign w:val="center"/>
                    <w:tcPrChange w:id="221" w:author="雪落无痕" w:date="2026-06-11T15:15:13Z">
                      <w:tcPr>
                        <w:tcW w:w="1264" w:type="pct"/>
                        <w:vAlign w:val="center"/>
                        <w:tcPrChange w:id="222" w:author="雪落无痕" w:date="2026-06-11T15:15:13Z">
                          <w:tcPr>
                            <w:tcW w:w="1264" w:type="pct"/>
                            <w:vAlign w:val="center"/>
                            <w:tcPrChange w:id="223" w:author="雪落无痕" w:date="2026-06-11T15:15:13Z">
                              <w:tcPr>
                                <w:tcW w:w="1264" w:type="pct"/>
                                <w:vAlign w:val="center"/>
                                <w:tcPrChange w:id="224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225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226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227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228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229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230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57EE82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post_mcp_ods_odsJituanBsBusStation_list</w:t>
            </w:r>
          </w:p>
        </w:tc>
        <w:tc>
          <w:tcPr>
            <w:tcW w:w="3735" w:type="pct"/>
            <w:shd w:val="clear"/>
            <w:vAlign w:val="center"/>
            <w:tcPrChange w:id="231" w:author="雪落无痕" w:date="2026-06-11T15:15:13Z">
              <w:tcPr>
                <w:tcW w:w="3735" w:type="pct"/>
                <w:vAlign w:val="center"/>
                <w:tcPrChange w:id="232" w:author="雪落无痕" w:date="2026-06-11T15:15:13Z">
                  <w:tcPr>
                    <w:tcW w:w="3735" w:type="pct"/>
                    <w:vAlign w:val="center"/>
                    <w:tcPrChange w:id="233" w:author="雪落无痕" w:date="2026-06-11T15:15:13Z">
                      <w:tcPr>
                        <w:tcW w:w="3735" w:type="pct"/>
                        <w:vAlign w:val="center"/>
                        <w:tcPrChange w:id="234" w:author="雪落无痕" w:date="2026-06-11T15:15:13Z">
                          <w:tcPr>
                            <w:tcW w:w="3735" w:type="pct"/>
                            <w:vAlign w:val="center"/>
                            <w:tcPrChange w:id="235" w:author="雪落无痕" w:date="2026-06-11T15:15:13Z">
                              <w:tcPr>
                                <w:tcW w:w="3735" w:type="pct"/>
                                <w:vAlign w:val="center"/>
                                <w:tcPrChange w:id="236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237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238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239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240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241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242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0B1FCF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busStationId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：站场 ID；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busStationName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：站场名称；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organName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：所属单位；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manageOrgName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：管理单位；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stationType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stationProperties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：站场类型/属性编码；如有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_dictText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字段，说明其为对应编码的中文文本。</w:t>
            </w:r>
          </w:p>
        </w:tc>
      </w:tr>
      <w:tr w14:paraId="34E84693">
        <w:trPr>
          <w:trHeight w:val="720" w:hRule="atLeast"/>
          <w:trPrChange w:id="243" w:author="雪落无痕" w:date="2026-06-11T15:15:13Z">
            <w:trPr>
              <w:trHeight w:val="720" w:hRule="atLeast"/>
            </w:trPr>
          </w:trPrChange>
        </w:trPr>
        <w:tc>
          <w:tcPr>
            <w:tcW w:w="1264" w:type="pct"/>
            <w:shd w:val="clear"/>
            <w:vAlign w:val="center"/>
            <w:tcPrChange w:id="244" w:author="雪落无痕" w:date="2026-06-11T15:15:13Z">
              <w:tcPr>
                <w:tcW w:w="1264" w:type="pct"/>
                <w:vAlign w:val="center"/>
                <w:tcPrChange w:id="245" w:author="雪落无痕" w:date="2026-06-11T15:15:13Z">
                  <w:tcPr>
                    <w:tcW w:w="1264" w:type="pct"/>
                    <w:vAlign w:val="center"/>
                    <w:tcPrChange w:id="246" w:author="雪落无痕" w:date="2026-06-11T15:15:13Z">
                      <w:tcPr>
                        <w:tcW w:w="1264" w:type="pct"/>
                        <w:vAlign w:val="center"/>
                        <w:tcPrChange w:id="247" w:author="雪落无痕" w:date="2026-06-11T15:15:13Z">
                          <w:tcPr>
                            <w:tcW w:w="1264" w:type="pct"/>
                            <w:vAlign w:val="center"/>
                            <w:tcPrChange w:id="248" w:author="雪落无痕" w:date="2026-06-11T15:15:13Z">
                              <w:tcPr>
                                <w:tcW w:w="1264" w:type="pct"/>
                                <w:vAlign w:val="center"/>
                                <w:tcPrChange w:id="249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250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251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252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253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254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255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5231B9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post_mcp_ods_odsJituanBsEmployee_list</w:t>
            </w:r>
          </w:p>
        </w:tc>
        <w:tc>
          <w:tcPr>
            <w:tcW w:w="3735" w:type="pct"/>
            <w:shd w:val="clear"/>
            <w:vAlign w:val="center"/>
            <w:tcPrChange w:id="256" w:author="雪落无痕" w:date="2026-06-11T15:15:13Z">
              <w:tcPr>
                <w:tcW w:w="3735" w:type="pct"/>
                <w:vAlign w:val="center"/>
                <w:tcPrChange w:id="257" w:author="雪落无痕" w:date="2026-06-11T15:15:13Z">
                  <w:tcPr>
                    <w:tcW w:w="3735" w:type="pct"/>
                    <w:vAlign w:val="center"/>
                    <w:tcPrChange w:id="258" w:author="雪落无痕" w:date="2026-06-11T15:15:13Z">
                      <w:tcPr>
                        <w:tcW w:w="3735" w:type="pct"/>
                        <w:vAlign w:val="center"/>
                        <w:tcPrChange w:id="259" w:author="雪落无痕" w:date="2026-06-11T15:15:13Z">
                          <w:tcPr>
                            <w:tcW w:w="3735" w:type="pct"/>
                            <w:vAlign w:val="center"/>
                            <w:tcPrChange w:id="260" w:author="雪落无痕" w:date="2026-06-11T15:15:13Z">
                              <w:tcPr>
                                <w:tcW w:w="3735" w:type="pct"/>
                                <w:vAlign w:val="center"/>
                                <w:tcPrChange w:id="261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262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263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264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265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266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267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033328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employeeName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driverName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：驾驶员姓名；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employeeId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：驾驶员 ID；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employeeCode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：驾驶员工号；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organName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：所属单位；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routeName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：所属线路；分页包装字段需说明总数和当前页记录的区别。</w:t>
            </w:r>
          </w:p>
        </w:tc>
      </w:tr>
      <w:tr w14:paraId="67E15C14">
        <w:trPr>
          <w:trHeight w:val="680" w:hRule="atLeast"/>
          <w:trPrChange w:id="268" w:author="雪落无痕" w:date="2026-06-11T15:15:13Z">
            <w:trPr>
              <w:trHeight w:val="680" w:hRule="atLeast"/>
            </w:trPr>
          </w:trPrChange>
        </w:trPr>
        <w:tc>
          <w:tcPr>
            <w:tcW w:w="1264" w:type="pct"/>
            <w:shd w:val="clear"/>
            <w:vAlign w:val="center"/>
            <w:tcPrChange w:id="269" w:author="雪落无痕" w:date="2026-06-11T15:15:13Z">
              <w:tcPr>
                <w:tcW w:w="1264" w:type="pct"/>
                <w:vAlign w:val="center"/>
                <w:tcPrChange w:id="270" w:author="雪落无痕" w:date="2026-06-11T15:15:13Z">
                  <w:tcPr>
                    <w:tcW w:w="1264" w:type="pct"/>
                    <w:vAlign w:val="center"/>
                    <w:tcPrChange w:id="271" w:author="雪落无痕" w:date="2026-06-11T15:15:13Z">
                      <w:tcPr>
                        <w:tcW w:w="1264" w:type="pct"/>
                        <w:vAlign w:val="center"/>
                        <w:tcPrChange w:id="272" w:author="雪落无痕" w:date="2026-06-11T15:15:13Z">
                          <w:tcPr>
                            <w:tcW w:w="1264" w:type="pct"/>
                            <w:vAlign w:val="center"/>
                            <w:tcPrChange w:id="273" w:author="雪落无痕" w:date="2026-06-11T15:15:13Z">
                              <w:tcPr>
                                <w:tcW w:w="1264" w:type="pct"/>
                                <w:vAlign w:val="center"/>
                                <w:tcPrChange w:id="274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275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276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277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278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279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280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6DBE30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post_mcp_ods_odsJituanBsRoute_list</w:t>
            </w:r>
          </w:p>
        </w:tc>
        <w:tc>
          <w:tcPr>
            <w:tcW w:w="3735" w:type="pct"/>
            <w:shd w:val="clear"/>
            <w:vAlign w:val="center"/>
            <w:tcPrChange w:id="281" w:author="雪落无痕" w:date="2026-06-11T15:15:13Z">
              <w:tcPr>
                <w:tcW w:w="3735" w:type="pct"/>
                <w:vAlign w:val="center"/>
                <w:tcPrChange w:id="282" w:author="雪落无痕" w:date="2026-06-11T15:15:13Z">
                  <w:tcPr>
                    <w:tcW w:w="3735" w:type="pct"/>
                    <w:vAlign w:val="center"/>
                    <w:tcPrChange w:id="283" w:author="雪落无痕" w:date="2026-06-11T15:15:13Z">
                      <w:tcPr>
                        <w:tcW w:w="3735" w:type="pct"/>
                        <w:vAlign w:val="center"/>
                        <w:tcPrChange w:id="284" w:author="雪落无痕" w:date="2026-06-11T15:15:13Z">
                          <w:tcPr>
                            <w:tcW w:w="3735" w:type="pct"/>
                            <w:vAlign w:val="center"/>
                            <w:tcPrChange w:id="285" w:author="雪落无痕" w:date="2026-06-11T15:15:13Z">
                              <w:tcPr>
                                <w:tcW w:w="3735" w:type="pct"/>
                                <w:vAlign w:val="center"/>
                                <w:tcPrChange w:id="286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287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288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289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290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291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292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5B1972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routeId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：线路 ID；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routeName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：线路名称；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organName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：所属单位；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busCount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：该线路登记车辆数；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driverCount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：该线路登记驾驶员数；分页包装字段需说明总数和当前页记录的区别。</w:t>
            </w:r>
          </w:p>
        </w:tc>
      </w:tr>
      <w:tr w14:paraId="6D7662E0">
        <w:trPr>
          <w:trHeight w:val="1060" w:hRule="atLeast"/>
          <w:trPrChange w:id="293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294" w:author="雪落无痕" w:date="2026-06-11T15:15:13Z">
              <w:tcPr>
                <w:tcW w:w="1264" w:type="pct"/>
                <w:vAlign w:val="center"/>
                <w:tcPrChange w:id="295" w:author="雪落无痕" w:date="2026-06-11T15:15:13Z">
                  <w:tcPr>
                    <w:tcW w:w="1264" w:type="pct"/>
                    <w:vAlign w:val="center"/>
                    <w:tcPrChange w:id="296" w:author="雪落无痕" w:date="2026-06-11T15:15:13Z">
                      <w:tcPr>
                        <w:tcW w:w="1264" w:type="pct"/>
                        <w:vAlign w:val="center"/>
                        <w:tcPrChange w:id="297" w:author="雪落无痕" w:date="2026-06-11T15:15:13Z">
                          <w:tcPr>
                            <w:tcW w:w="1264" w:type="pct"/>
                            <w:vAlign w:val="center"/>
                            <w:tcPrChange w:id="298" w:author="雪落无痕" w:date="2026-06-11T15:15:13Z">
                              <w:tcPr>
                                <w:tcW w:w="1264" w:type="pct"/>
                                <w:vAlign w:val="center"/>
                                <w:tcPrChange w:id="299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300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301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302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303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304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305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6071A3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get_mcp_base_adsAccidentProfileMain_queryAccidentProfile</w:t>
            </w:r>
          </w:p>
        </w:tc>
        <w:tc>
          <w:tcPr>
            <w:tcW w:w="3735" w:type="pct"/>
            <w:shd w:val="clear"/>
            <w:vAlign w:val="center"/>
            <w:tcPrChange w:id="306" w:author="雪落无痕" w:date="2026-06-11T15:15:13Z">
              <w:tcPr>
                <w:tcW w:w="3735" w:type="pct"/>
                <w:vAlign w:val="center"/>
                <w:tcPrChange w:id="307" w:author="雪落无痕" w:date="2026-06-11T15:15:13Z">
                  <w:tcPr>
                    <w:tcW w:w="3735" w:type="pct"/>
                    <w:vAlign w:val="center"/>
                    <w:tcPrChange w:id="308" w:author="雪落无痕" w:date="2026-06-11T15:15:13Z">
                      <w:tcPr>
                        <w:tcW w:w="3735" w:type="pct"/>
                        <w:vAlign w:val="center"/>
                        <w:tcPrChange w:id="309" w:author="雪落无痕" w:date="2026-06-11T15:15:13Z">
                          <w:tcPr>
                            <w:tcW w:w="3735" w:type="pct"/>
                            <w:vAlign w:val="center"/>
                            <w:tcPrChange w:id="310" w:author="雪落无痕" w:date="2026-06-11T15:15:13Z">
                              <w:tcPr>
                                <w:tcW w:w="3735" w:type="pct"/>
                                <w:vAlign w:val="center"/>
                                <w:tcPrChange w:id="311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312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313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314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315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316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317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755727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result.main.score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：事故画像综合风险分；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quotaScoreSubList[].score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：对应指标风险原始分，不是最终风险分；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</w:t>
            </w:r>
            <w:ins w:id="318" w:author="雪落无痕" w:date="2026-06-11T15:14:54Z">
              <w:r>
                <w:rPr>
                  <w:rStyle w:val="4"/>
                  <w:lang w:val="en-US" w:eastAsia="zh-CN" w:bidi="ar"/>
                </w:rPr>
                <w:t>，</w:t>
              </w:r>
            </w:ins>
            <w:ins w:id="319" w:author="雪落无痕" w:date="2026-06-11T15:14:54Z">
              <w:r>
                <w:rPr>
                  <w:rStyle w:val="4"/>
                  <w:rFonts w:hint="eastAsia"/>
                  <w:lang w:val="en-US" w:eastAsia="zh-CN" w:bidi="ar"/>
                </w:rPr>
                <w:t>4级危险型：65-100分；3级关注型：55-64分；2级观察型：45-54分；1级安全型：0-44分；</w:t>
              </w:r>
            </w:ins>
            <w:del w:id="320" w:author="雪落无痕" w:date="2026-06-11T15:14:54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；</w:delText>
              </w:r>
            </w:del>
            <w:ins w:id="321" w:author="雪落无痕" w:date="2026-06-11T15:17:43Z">
              <w:r>
                <w:rPr>
                  <w:rStyle w:val="5"/>
                  <w:lang w:val="en-US" w:eastAsia="zh-CN" w:bidi="ar"/>
                </w:rPr>
                <w:t>organName</w:t>
              </w:r>
            </w:ins>
            <w:ins w:id="322" w:author="雪落无痕" w:date="2026-06-11T15:17:43Z">
              <w:r>
                <w:rPr>
                  <w:rStyle w:val="4"/>
                  <w:lang w:val="en-US" w:eastAsia="zh-CN" w:bidi="ar"/>
                </w:rPr>
                <w:t>：单位名称；</w:t>
              </w:r>
            </w:ins>
            <w:ins w:id="323" w:author="雪落无痕" w:date="2026-06-11T15:17:43Z">
              <w:r>
                <w:rPr>
                  <w:rStyle w:val="5"/>
                  <w:lang w:val="en-US" w:eastAsia="zh-CN" w:bidi="ar"/>
                </w:rPr>
                <w:t>organId</w:t>
              </w:r>
            </w:ins>
            <w:ins w:id="324" w:author="雪落无痕" w:date="2026-06-11T15:17:43Z">
              <w:r>
                <w:rPr>
                  <w:rStyle w:val="4"/>
                  <w:lang w:val="en-US" w:eastAsia="zh-CN" w:bidi="ar"/>
                </w:rPr>
                <w:t>：单位 ID</w:t>
              </w:r>
            </w:ins>
            <w:ins w:id="325" w:author="雪落无痕" w:date="2026-06-11T15:17:46Z">
              <w:r>
                <w:rPr>
                  <w:rStyle w:val="4"/>
                  <w:lang w:val="en-US" w:eastAsia="zh-CN" w:bidi="ar"/>
                </w:rPr>
                <w:t>；</w:t>
              </w:r>
            </w:ins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：指标权重；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riskData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：原始业务值；三类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pending*Count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：建议状态数量概览，不是</w:t>
            </w:r>
            <w:del w:id="326" w:author="雪落无痕" w:date="2026-06-11T15:15:02Z">
              <w:r>
                <w:rPr>
                  <w:rStyle w:val="4"/>
                  <w:rFonts w:hint="default"/>
                  <w:bdr w:val="none" w:color="auto" w:sz="0" w:space="0"/>
                  <w:lang w:val="en-US" w:eastAsia="zh-CN" w:bidi="ar"/>
                </w:rPr>
                <w:delText>处置</w:delText>
              </w:r>
            </w:del>
            <w:ins w:id="327" w:author="雪落无痕" w:date="2026-06-11T15:15:02Z">
              <w:r>
                <w:rPr>
                  <w:rStyle w:val="4"/>
                  <w:rFonts w:hint="eastAsia"/>
                  <w:bdr w:val="none" w:color="auto" w:sz="0" w:space="0"/>
                  <w:lang w:val="en-US" w:eastAsia="zh-CN" w:bidi="ar"/>
                </w:rPr>
                <w:t>建议</w:t>
              </w:r>
            </w:ins>
            <w:ins w:id="328" w:author="雪落无痕" w:date="2026-06-11T15:15:03Z">
              <w:r>
                <w:rPr>
                  <w:rStyle w:val="4"/>
                  <w:rFonts w:hint="eastAsia"/>
                  <w:bdr w:val="none" w:color="auto" w:sz="0" w:space="0"/>
                  <w:lang w:val="en-US" w:eastAsia="zh-CN" w:bidi="ar"/>
                </w:rPr>
                <w:t>内容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>明细。</w:t>
            </w:r>
          </w:p>
        </w:tc>
      </w:tr>
      <w:tr w14:paraId="6081BD07">
        <w:trPr>
          <w:trHeight w:val="1420" w:hRule="atLeast"/>
          <w:trPrChange w:id="329" w:author="雪落无痕" w:date="2026-06-11T15:15:13Z">
            <w:trPr>
              <w:trHeight w:val="1420" w:hRule="atLeast"/>
            </w:trPr>
          </w:trPrChange>
        </w:trPr>
        <w:tc>
          <w:tcPr>
            <w:tcW w:w="1264" w:type="pct"/>
            <w:shd w:val="clear"/>
            <w:vAlign w:val="center"/>
            <w:tcPrChange w:id="330" w:author="雪落无痕" w:date="2026-06-11T15:15:13Z">
              <w:tcPr>
                <w:tcW w:w="1264" w:type="pct"/>
                <w:vAlign w:val="center"/>
                <w:tcPrChange w:id="331" w:author="雪落无痕" w:date="2026-06-11T15:15:13Z">
                  <w:tcPr>
                    <w:tcW w:w="1264" w:type="pct"/>
                    <w:vAlign w:val="center"/>
                    <w:tcPrChange w:id="332" w:author="雪落无痕" w:date="2026-06-11T15:15:13Z">
                      <w:tcPr>
                        <w:tcW w:w="1264" w:type="pct"/>
                        <w:vAlign w:val="center"/>
                        <w:tcPrChange w:id="333" w:author="雪落无痕" w:date="2026-06-11T15:15:13Z">
                          <w:tcPr>
                            <w:tcW w:w="1264" w:type="pct"/>
                            <w:vAlign w:val="center"/>
                            <w:tcPrChange w:id="334" w:author="雪落无痕" w:date="2026-06-11T15:15:13Z">
                              <w:tcPr>
                                <w:tcW w:w="1264" w:type="pct"/>
                                <w:vAlign w:val="center"/>
                                <w:tcPrChange w:id="335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336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337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338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339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340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341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38A983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get_mcp_suggest_absBusSuggestedSub_queryByBusNameAndDate</w:t>
            </w:r>
          </w:p>
        </w:tc>
        <w:tc>
          <w:tcPr>
            <w:tcW w:w="3735" w:type="pct"/>
            <w:shd w:val="clear"/>
            <w:vAlign w:val="center"/>
            <w:tcPrChange w:id="342" w:author="雪落无痕" w:date="2026-06-11T15:15:13Z">
              <w:tcPr>
                <w:tcW w:w="3735" w:type="pct"/>
                <w:vAlign w:val="center"/>
                <w:tcPrChange w:id="343" w:author="雪落无痕" w:date="2026-06-11T15:15:13Z">
                  <w:tcPr>
                    <w:tcW w:w="3735" w:type="pct"/>
                    <w:vAlign w:val="center"/>
                    <w:tcPrChange w:id="344" w:author="雪落无痕" w:date="2026-06-11T15:15:13Z">
                      <w:tcPr>
                        <w:tcW w:w="3735" w:type="pct"/>
                        <w:vAlign w:val="center"/>
                        <w:tcPrChange w:id="345" w:author="雪落无痕" w:date="2026-06-11T15:15:13Z">
                          <w:tcPr>
                            <w:tcW w:w="3735" w:type="pct"/>
                            <w:vAlign w:val="center"/>
                            <w:tcPrChange w:id="346" w:author="雪落无痕" w:date="2026-06-11T15:15:13Z">
                              <w:tcPr>
                                <w:tcW w:w="3735" w:type="pct"/>
                                <w:vAlign w:val="center"/>
                                <w:tcPrChange w:id="347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348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349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350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351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352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353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0077E3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：建议关联指标风险原始分，不是最终风险分；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：指标权重；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riskData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：原始业务值；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suggestedContent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：管理/干预建议内容；</w:t>
            </w:r>
            <w:ins w:id="354" w:author="雪落无痕" w:date="2026-06-11T15:21:25Z">
              <w:r>
                <w:rPr>
                  <w:rStyle w:val="4"/>
                  <w:lang w:val="en-US" w:eastAsia="zh-CN" w:bidi="ar"/>
                </w:rPr>
                <w:t>三类状态字段语义同建议明细结构；</w:t>
              </w:r>
            </w:ins>
            <w:r>
              <w:rPr>
                <w:rStyle w:val="5"/>
                <w:bdr w:val="none" w:color="auto" w:sz="0" w:space="0"/>
                <w:lang w:val="en-US" w:eastAsia="zh-CN" w:bidi="ar"/>
              </w:rPr>
              <w:t>acceptStatu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disposeStatu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optimizeStatus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：状态编码，优先使用对应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_dictText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面向用户解释；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optimizeScoreBefore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optimizeScore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：优化前后风险分</w:t>
            </w:r>
            <w:ins w:id="355" w:author="雪落无痕" w:date="2026-06-11T15:19:28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；</w:t>
              </w:r>
            </w:ins>
            <w:ins w:id="356" w:author="雪落无痕" w:date="2026-06-11T15:19:29Z">
              <w:r>
                <w:rPr>
                  <w:rFonts w:hint="eastAsia" w:ascii="宋体" w:hAnsi="宋体" w:eastAsia="宋体" w:cs="宋体"/>
                  <w:i w:val="0"/>
                  <w:iCs w:val="0"/>
                  <w:color w:val="8C8C8C"/>
                  <w:kern w:val="0"/>
                  <w:sz w:val="24"/>
                  <w:szCs w:val="24"/>
                  <w:u w:val="none"/>
                  <w:lang w:val="en-US" w:eastAsia="zh-CN" w:bidi="ar"/>
                </w:rPr>
                <w:t>busName</w:t>
              </w:r>
            </w:ins>
            <w:ins w:id="357" w:author="雪落无痕" w:date="2026-06-11T15:19:29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358" w:author="雪落无痕" w:date="2026-06-11T15:19:29Z">
              <w:r>
                <w:rPr>
                  <w:rStyle w:val="5"/>
                  <w:lang w:val="en-US" w:eastAsia="zh-CN" w:bidi="ar"/>
                </w:rPr>
                <w:t>numberPlate</w:t>
              </w:r>
            </w:ins>
            <w:ins w:id="359" w:author="雪落无痕" w:date="2026-06-11T15:19:29Z">
              <w:r>
                <w:rPr>
                  <w:rStyle w:val="4"/>
                  <w:lang w:val="en-US" w:eastAsia="zh-CN" w:bidi="ar"/>
                </w:rPr>
                <w:t>：车辆牌照或车辆名称，需按实际返回字段说明；</w:t>
              </w:r>
            </w:ins>
            <w:ins w:id="360" w:author="雪落无痕" w:date="2026-06-11T15:19:29Z">
              <w:r>
                <w:rPr>
                  <w:rStyle w:val="5"/>
                  <w:lang w:val="en-US" w:eastAsia="zh-CN" w:bidi="ar"/>
                </w:rPr>
                <w:t>busId</w:t>
              </w:r>
            </w:ins>
            <w:ins w:id="361" w:author="雪落无痕" w:date="2026-06-11T15:19:29Z">
              <w:r>
                <w:rPr>
                  <w:rStyle w:val="4"/>
                  <w:lang w:val="en-US" w:eastAsia="zh-CN" w:bidi="ar"/>
                </w:rPr>
                <w:t>：车辆 ID</w:t>
              </w:r>
            </w:ins>
            <w:ins w:id="362" w:author="雪落无痕" w:date="2026-06-11T15:19:33Z">
              <w:r>
                <w:rPr>
                  <w:rStyle w:val="4"/>
                  <w:lang w:val="en-US" w:eastAsia="zh-CN" w:bidi="ar"/>
                </w:rPr>
                <w:t>。</w:t>
              </w:r>
            </w:ins>
            <w:del w:id="363" w:author="雪落无痕" w:date="2026-06-11T15:19:32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。</w:delText>
              </w:r>
            </w:del>
          </w:p>
        </w:tc>
      </w:tr>
      <w:tr w14:paraId="00742E00">
        <w:trPr>
          <w:trHeight w:val="1060" w:hRule="atLeast"/>
          <w:trPrChange w:id="364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365" w:author="雪落无痕" w:date="2026-06-11T15:15:13Z">
              <w:tcPr>
                <w:tcW w:w="1264" w:type="pct"/>
                <w:vAlign w:val="center"/>
                <w:tcPrChange w:id="366" w:author="雪落无痕" w:date="2026-06-11T15:15:13Z">
                  <w:tcPr>
                    <w:tcW w:w="1264" w:type="pct"/>
                    <w:vAlign w:val="center"/>
                    <w:tcPrChange w:id="367" w:author="雪落无痕" w:date="2026-06-11T15:15:13Z">
                      <w:tcPr>
                        <w:tcW w:w="1264" w:type="pct"/>
                        <w:vAlign w:val="center"/>
                        <w:tcPrChange w:id="368" w:author="雪落无痕" w:date="2026-06-11T15:15:13Z">
                          <w:tcPr>
                            <w:tcW w:w="1264" w:type="pct"/>
                            <w:vAlign w:val="center"/>
                            <w:tcPrChange w:id="369" w:author="雪落无痕" w:date="2026-06-11T15:15:13Z">
                              <w:tcPr>
                                <w:tcW w:w="1264" w:type="pct"/>
                                <w:vAlign w:val="center"/>
                                <w:tcPrChange w:id="370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371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372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373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374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375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376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72357A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get_mcp_suggest_absDriverSuggestedSub_queryByDriverNameAndDate</w:t>
            </w:r>
          </w:p>
        </w:tc>
        <w:tc>
          <w:tcPr>
            <w:tcW w:w="3735" w:type="pct"/>
            <w:shd w:val="clear"/>
            <w:vAlign w:val="center"/>
            <w:tcPrChange w:id="377" w:author="雪落无痕" w:date="2026-06-11T15:15:13Z">
              <w:tcPr>
                <w:tcW w:w="3735" w:type="pct"/>
                <w:vAlign w:val="center"/>
                <w:tcPrChange w:id="378" w:author="雪落无痕" w:date="2026-06-11T15:15:13Z">
                  <w:tcPr>
                    <w:tcW w:w="3735" w:type="pct"/>
                    <w:vAlign w:val="center"/>
                    <w:tcPrChange w:id="379" w:author="雪落无痕" w:date="2026-06-11T15:15:13Z">
                      <w:tcPr>
                        <w:tcW w:w="3735" w:type="pct"/>
                        <w:vAlign w:val="center"/>
                        <w:tcPrChange w:id="380" w:author="雪落无痕" w:date="2026-06-11T15:15:13Z">
                          <w:tcPr>
                            <w:tcW w:w="3735" w:type="pct"/>
                            <w:vAlign w:val="center"/>
                            <w:tcPrChange w:id="381" w:author="雪落无痕" w:date="2026-06-11T15:15:13Z">
                              <w:tcPr>
                                <w:tcW w:w="3735" w:type="pct"/>
                                <w:vAlign w:val="center"/>
                                <w:tcPrChange w:id="382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383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384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385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386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387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388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7A358E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：对应指标风险原始分，不是最终风险分；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riskData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：原始业务值；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suggestedContent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：管理/干预建议内容；三类状态字段语义同建议明细结构；</w:t>
            </w:r>
            <w:ins w:id="389" w:author="雪落无痕" w:date="2026-06-11T15:20:14Z">
              <w:r>
                <w:rPr>
                  <w:rStyle w:val="4"/>
                  <w:lang w:val="en-US" w:eastAsia="zh-CN" w:bidi="ar"/>
                </w:rPr>
                <w:t xml:space="preserve">状态编码，优先使用对应 </w:t>
              </w:r>
            </w:ins>
            <w:ins w:id="390" w:author="雪落无痕" w:date="2026-06-11T15:20:14Z">
              <w:r>
                <w:rPr>
                  <w:rStyle w:val="5"/>
                  <w:lang w:val="en-US" w:eastAsia="zh-CN" w:bidi="ar"/>
                </w:rPr>
                <w:t>_dictText</w:t>
              </w:r>
            </w:ins>
            <w:ins w:id="391" w:author="雪落无痕" w:date="2026-06-11T15:20:14Z">
              <w:r>
                <w:rPr>
                  <w:rStyle w:val="4"/>
                  <w:lang w:val="en-US" w:eastAsia="zh-CN" w:bidi="ar"/>
                </w:rPr>
                <w:t xml:space="preserve"> 面向用户解释；</w:t>
              </w:r>
            </w:ins>
            <w:ins w:id="392" w:author="雪落无痕" w:date="2026-06-11T15:20:14Z">
              <w:r>
                <w:rPr>
                  <w:rStyle w:val="5"/>
                  <w:lang w:val="en-US" w:eastAsia="zh-CN" w:bidi="ar"/>
                </w:rPr>
                <w:t>optimizeScoreBefore</w:t>
              </w:r>
            </w:ins>
            <w:ins w:id="393" w:author="雪落无痕" w:date="2026-06-11T15:20:14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394" w:author="雪落无痕" w:date="2026-06-11T15:20:14Z">
              <w:r>
                <w:rPr>
                  <w:rStyle w:val="5"/>
                  <w:lang w:val="en-US" w:eastAsia="zh-CN" w:bidi="ar"/>
                </w:rPr>
                <w:t>optimizeScore</w:t>
              </w:r>
            </w:ins>
            <w:ins w:id="395" w:author="雪落无痕" w:date="2026-06-11T15:20:14Z">
              <w:r>
                <w:rPr>
                  <w:rStyle w:val="4"/>
                  <w:lang w:val="en-US" w:eastAsia="zh-CN" w:bidi="ar"/>
                </w:rPr>
                <w:t>：优化前后风险分；</w:t>
              </w:r>
            </w:ins>
            <w:r>
              <w:rPr>
                <w:rStyle w:val="5"/>
                <w:bdr w:val="none" w:color="auto" w:sz="0" w:space="0"/>
                <w:lang w:val="en-US" w:eastAsia="zh-CN" w:bidi="ar"/>
              </w:rPr>
              <w:t>driverName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：驾驶员姓名；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driverId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：驾驶员 ID。</w:t>
            </w:r>
          </w:p>
        </w:tc>
      </w:tr>
      <w:tr w14:paraId="11B8B5D9">
        <w:trPr>
          <w:trHeight w:val="1060" w:hRule="atLeast"/>
          <w:trPrChange w:id="396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397" w:author="雪落无痕" w:date="2026-06-11T15:15:13Z">
              <w:tcPr>
                <w:tcW w:w="1264" w:type="pct"/>
                <w:vAlign w:val="center"/>
                <w:tcPrChange w:id="398" w:author="雪落无痕" w:date="2026-06-11T15:15:13Z">
                  <w:tcPr>
                    <w:tcW w:w="1264" w:type="pct"/>
                    <w:vAlign w:val="center"/>
                    <w:tcPrChange w:id="399" w:author="雪落无痕" w:date="2026-06-11T15:15:13Z">
                      <w:tcPr>
                        <w:tcW w:w="1264" w:type="pct"/>
                        <w:vAlign w:val="center"/>
                        <w:tcPrChange w:id="400" w:author="雪落无痕" w:date="2026-06-11T15:15:13Z">
                          <w:tcPr>
                            <w:tcW w:w="1264" w:type="pct"/>
                            <w:vAlign w:val="center"/>
                            <w:tcPrChange w:id="401" w:author="雪落无痕" w:date="2026-06-11T15:15:13Z">
                              <w:tcPr>
                                <w:tcW w:w="1264" w:type="pct"/>
                                <w:vAlign w:val="center"/>
                                <w:tcPrChange w:id="402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403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404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405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406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407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408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317A6E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get_mcp_suggest_absRouteSuggestedSub_queryByRouteNameAndDate</w:t>
            </w:r>
          </w:p>
        </w:tc>
        <w:tc>
          <w:tcPr>
            <w:tcW w:w="3735" w:type="pct"/>
            <w:shd w:val="clear"/>
            <w:vAlign w:val="center"/>
            <w:tcPrChange w:id="409" w:author="雪落无痕" w:date="2026-06-11T15:15:13Z">
              <w:tcPr>
                <w:tcW w:w="3735" w:type="pct"/>
                <w:vAlign w:val="center"/>
                <w:tcPrChange w:id="410" w:author="雪落无痕" w:date="2026-06-11T15:15:13Z">
                  <w:tcPr>
                    <w:tcW w:w="3735" w:type="pct"/>
                    <w:vAlign w:val="center"/>
                    <w:tcPrChange w:id="411" w:author="雪落无痕" w:date="2026-06-11T15:15:13Z">
                      <w:tcPr>
                        <w:tcW w:w="3735" w:type="pct"/>
                        <w:vAlign w:val="center"/>
                        <w:tcPrChange w:id="412" w:author="雪落无痕" w:date="2026-06-11T15:15:13Z">
                          <w:tcPr>
                            <w:tcW w:w="3735" w:type="pct"/>
                            <w:vAlign w:val="center"/>
                            <w:tcPrChange w:id="413" w:author="雪落无痕" w:date="2026-06-11T15:15:13Z">
                              <w:tcPr>
                                <w:tcW w:w="3735" w:type="pct"/>
                                <w:vAlign w:val="center"/>
                                <w:tcPrChange w:id="414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415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416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417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418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419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420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0D4160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：对应指标风险原始分，不是最终风险分；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riskData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：原始业务值；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suggestedContent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：管理/干预建议内容；三类状态字段语义同建议明细结构；</w:t>
            </w:r>
            <w:ins w:id="421" w:author="雪落无痕" w:date="2026-06-11T15:21:41Z">
              <w:r>
                <w:rPr>
                  <w:rStyle w:val="5"/>
                  <w:lang w:val="en-US" w:eastAsia="zh-CN" w:bidi="ar"/>
                </w:rPr>
                <w:t>acceptStatu</w:t>
              </w:r>
            </w:ins>
            <w:ins w:id="422" w:author="雪落无痕" w:date="2026-06-11T15:21:41Z">
              <w:r>
                <w:rPr>
                  <w:rStyle w:val="4"/>
                  <w:lang w:val="en-US" w:eastAsia="zh-CN" w:bidi="ar"/>
                </w:rPr>
                <w:t>、</w:t>
              </w:r>
            </w:ins>
            <w:ins w:id="423" w:author="雪落无痕" w:date="2026-06-11T15:21:41Z">
              <w:r>
                <w:rPr>
                  <w:rStyle w:val="5"/>
                  <w:lang w:val="en-US" w:eastAsia="zh-CN" w:bidi="ar"/>
                </w:rPr>
                <w:t>disposeStatu</w:t>
              </w:r>
            </w:ins>
            <w:ins w:id="424" w:author="雪落无痕" w:date="2026-06-11T15:21:41Z">
              <w:r>
                <w:rPr>
                  <w:rStyle w:val="4"/>
                  <w:lang w:val="en-US" w:eastAsia="zh-CN" w:bidi="ar"/>
                </w:rPr>
                <w:t>、</w:t>
              </w:r>
            </w:ins>
            <w:ins w:id="425" w:author="雪落无痕" w:date="2026-06-11T15:21:41Z">
              <w:r>
                <w:rPr>
                  <w:rStyle w:val="5"/>
                  <w:lang w:val="en-US" w:eastAsia="zh-CN" w:bidi="ar"/>
                </w:rPr>
                <w:t>optimizeStatus</w:t>
              </w:r>
            </w:ins>
            <w:ins w:id="426" w:author="雪落无痕" w:date="2026-06-11T15:21:41Z">
              <w:r>
                <w:rPr>
                  <w:rStyle w:val="4"/>
                  <w:lang w:val="en-US" w:eastAsia="zh-CN" w:bidi="ar"/>
                </w:rPr>
                <w:t xml:space="preserve">：状态编码，优先使用对应 </w:t>
              </w:r>
            </w:ins>
            <w:ins w:id="427" w:author="雪落无痕" w:date="2026-06-11T15:21:41Z">
              <w:r>
                <w:rPr>
                  <w:rStyle w:val="5"/>
                  <w:lang w:val="en-US" w:eastAsia="zh-CN" w:bidi="ar"/>
                </w:rPr>
                <w:t>_dictText</w:t>
              </w:r>
            </w:ins>
            <w:ins w:id="428" w:author="雪落无痕" w:date="2026-06-11T15:21:41Z">
              <w:r>
                <w:rPr>
                  <w:rStyle w:val="4"/>
                  <w:lang w:val="en-US" w:eastAsia="zh-CN" w:bidi="ar"/>
                </w:rPr>
                <w:t xml:space="preserve"> 面向用户解释；</w:t>
              </w:r>
            </w:ins>
            <w:ins w:id="429" w:author="雪落无痕" w:date="2026-06-11T15:21:41Z">
              <w:r>
                <w:rPr>
                  <w:rStyle w:val="5"/>
                  <w:lang w:val="en-US" w:eastAsia="zh-CN" w:bidi="ar"/>
                </w:rPr>
                <w:t>optimizeScoreBefore</w:t>
              </w:r>
            </w:ins>
            <w:ins w:id="430" w:author="雪落无痕" w:date="2026-06-11T15:21:41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431" w:author="雪落无痕" w:date="2026-06-11T15:21:41Z">
              <w:r>
                <w:rPr>
                  <w:rStyle w:val="5"/>
                  <w:lang w:val="en-US" w:eastAsia="zh-CN" w:bidi="ar"/>
                </w:rPr>
                <w:t>optimizeScore</w:t>
              </w:r>
            </w:ins>
            <w:ins w:id="432" w:author="雪落无痕" w:date="2026-06-11T15:21:41Z">
              <w:r>
                <w:rPr>
                  <w:rStyle w:val="4"/>
                  <w:lang w:val="en-US" w:eastAsia="zh-CN" w:bidi="ar"/>
                </w:rPr>
                <w:t>：优化前后风险分；</w:t>
              </w:r>
            </w:ins>
            <w:r>
              <w:rPr>
                <w:rStyle w:val="5"/>
                <w:bdr w:val="none" w:color="auto" w:sz="0" w:space="0"/>
                <w:lang w:val="en-US" w:eastAsia="zh-CN" w:bidi="ar"/>
              </w:rPr>
              <w:t>routeName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：线路名称；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routeId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：线路 ID。</w:t>
            </w:r>
          </w:p>
        </w:tc>
      </w:tr>
      <w:tr w14:paraId="257CECAA">
        <w:trPr>
          <w:trHeight w:val="1060" w:hRule="atLeast"/>
          <w:trPrChange w:id="433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434" w:author="雪落无痕" w:date="2026-06-11T15:15:13Z">
              <w:tcPr>
                <w:tcW w:w="1264" w:type="pct"/>
                <w:vAlign w:val="center"/>
                <w:tcPrChange w:id="435" w:author="雪落无痕" w:date="2026-06-11T15:15:13Z">
                  <w:tcPr>
                    <w:tcW w:w="1264" w:type="pct"/>
                    <w:vAlign w:val="center"/>
                    <w:tcPrChange w:id="436" w:author="雪落无痕" w:date="2026-06-11T15:15:13Z">
                      <w:tcPr>
                        <w:tcW w:w="1264" w:type="pct"/>
                        <w:vAlign w:val="center"/>
                        <w:tcPrChange w:id="437" w:author="雪落无痕" w:date="2026-06-11T15:15:13Z">
                          <w:tcPr>
                            <w:tcW w:w="1264" w:type="pct"/>
                            <w:vAlign w:val="center"/>
                            <w:tcPrChange w:id="438" w:author="雪落无痕" w:date="2026-06-11T15:15:13Z">
                              <w:tcPr>
                                <w:tcW w:w="1264" w:type="pct"/>
                                <w:vAlign w:val="center"/>
                                <w:tcPrChange w:id="439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440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441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442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443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444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445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6BEE8A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get_mcp_suggest_absCompanySuggestedSub_queryByOrganNameAndDate</w:t>
            </w:r>
          </w:p>
        </w:tc>
        <w:tc>
          <w:tcPr>
            <w:tcW w:w="3735" w:type="pct"/>
            <w:shd w:val="clear"/>
            <w:vAlign w:val="center"/>
            <w:tcPrChange w:id="446" w:author="雪落无痕" w:date="2026-06-11T15:15:13Z">
              <w:tcPr>
                <w:tcW w:w="3735" w:type="pct"/>
                <w:vAlign w:val="center"/>
                <w:tcPrChange w:id="447" w:author="雪落无痕" w:date="2026-06-11T15:15:13Z">
                  <w:tcPr>
                    <w:tcW w:w="3735" w:type="pct"/>
                    <w:vAlign w:val="center"/>
                    <w:tcPrChange w:id="448" w:author="雪落无痕" w:date="2026-06-11T15:15:13Z">
                      <w:tcPr>
                        <w:tcW w:w="3735" w:type="pct"/>
                        <w:vAlign w:val="center"/>
                        <w:tcPrChange w:id="449" w:author="雪落无痕" w:date="2026-06-11T15:15:13Z">
                          <w:tcPr>
                            <w:tcW w:w="3735" w:type="pct"/>
                            <w:vAlign w:val="center"/>
                            <w:tcPrChange w:id="450" w:author="雪落无痕" w:date="2026-06-11T15:15:13Z">
                              <w:tcPr>
                                <w:tcW w:w="3735" w:type="pct"/>
                                <w:vAlign w:val="center"/>
                                <w:tcPrChange w:id="451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452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453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454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455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456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457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026DBA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：对应指标风险原始分，不是最终风险分；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riskData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：原始业务值；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suggestedContent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：管理/干预建议内容；三类状态字段语义同建议明细结构；</w:t>
            </w:r>
            <w:ins w:id="458" w:author="雪落无痕" w:date="2026-06-11T15:21:48Z">
              <w:r>
                <w:rPr>
                  <w:rStyle w:val="5"/>
                  <w:lang w:val="en-US" w:eastAsia="zh-CN" w:bidi="ar"/>
                </w:rPr>
                <w:t>acceptStatu</w:t>
              </w:r>
            </w:ins>
            <w:ins w:id="459" w:author="雪落无痕" w:date="2026-06-11T15:21:48Z">
              <w:r>
                <w:rPr>
                  <w:rStyle w:val="4"/>
                  <w:lang w:val="en-US" w:eastAsia="zh-CN" w:bidi="ar"/>
                </w:rPr>
                <w:t>、</w:t>
              </w:r>
            </w:ins>
            <w:ins w:id="460" w:author="雪落无痕" w:date="2026-06-11T15:21:48Z">
              <w:r>
                <w:rPr>
                  <w:rStyle w:val="5"/>
                  <w:lang w:val="en-US" w:eastAsia="zh-CN" w:bidi="ar"/>
                </w:rPr>
                <w:t>disposeStatu</w:t>
              </w:r>
            </w:ins>
            <w:ins w:id="461" w:author="雪落无痕" w:date="2026-06-11T15:21:48Z">
              <w:r>
                <w:rPr>
                  <w:rStyle w:val="4"/>
                  <w:lang w:val="en-US" w:eastAsia="zh-CN" w:bidi="ar"/>
                </w:rPr>
                <w:t>、</w:t>
              </w:r>
            </w:ins>
            <w:ins w:id="462" w:author="雪落无痕" w:date="2026-06-11T15:21:48Z">
              <w:r>
                <w:rPr>
                  <w:rStyle w:val="5"/>
                  <w:lang w:val="en-US" w:eastAsia="zh-CN" w:bidi="ar"/>
                </w:rPr>
                <w:t>optimizeStatus</w:t>
              </w:r>
            </w:ins>
            <w:ins w:id="463" w:author="雪落无痕" w:date="2026-06-11T15:21:48Z">
              <w:r>
                <w:rPr>
                  <w:rStyle w:val="4"/>
                  <w:lang w:val="en-US" w:eastAsia="zh-CN" w:bidi="ar"/>
                </w:rPr>
                <w:t xml:space="preserve">：状态编码，优先使用对应 </w:t>
              </w:r>
            </w:ins>
            <w:ins w:id="464" w:author="雪落无痕" w:date="2026-06-11T15:21:48Z">
              <w:r>
                <w:rPr>
                  <w:rStyle w:val="5"/>
                  <w:lang w:val="en-US" w:eastAsia="zh-CN" w:bidi="ar"/>
                </w:rPr>
                <w:t>_dictText</w:t>
              </w:r>
            </w:ins>
            <w:ins w:id="465" w:author="雪落无痕" w:date="2026-06-11T15:21:48Z">
              <w:r>
                <w:rPr>
                  <w:rStyle w:val="4"/>
                  <w:lang w:val="en-US" w:eastAsia="zh-CN" w:bidi="ar"/>
                </w:rPr>
                <w:t xml:space="preserve"> 面向用户解释；</w:t>
              </w:r>
            </w:ins>
            <w:ins w:id="466" w:author="雪落无痕" w:date="2026-06-11T15:21:48Z">
              <w:r>
                <w:rPr>
                  <w:rStyle w:val="5"/>
                  <w:lang w:val="en-US" w:eastAsia="zh-CN" w:bidi="ar"/>
                </w:rPr>
                <w:t>optimizeScoreBefore</w:t>
              </w:r>
            </w:ins>
            <w:ins w:id="467" w:author="雪落无痕" w:date="2026-06-11T15:21:48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468" w:author="雪落无痕" w:date="2026-06-11T15:21:48Z">
              <w:r>
                <w:rPr>
                  <w:rStyle w:val="5"/>
                  <w:lang w:val="en-US" w:eastAsia="zh-CN" w:bidi="ar"/>
                </w:rPr>
                <w:t>optimizeScore</w:t>
              </w:r>
            </w:ins>
            <w:ins w:id="469" w:author="雪落无痕" w:date="2026-06-11T15:21:48Z">
              <w:r>
                <w:rPr>
                  <w:rStyle w:val="4"/>
                  <w:lang w:val="en-US" w:eastAsia="zh-CN" w:bidi="ar"/>
                </w:rPr>
                <w:t>：优化前后风险分；</w:t>
              </w:r>
            </w:ins>
            <w:r>
              <w:rPr>
                <w:rStyle w:val="5"/>
                <w:bdr w:val="none" w:color="auto" w:sz="0" w:space="0"/>
                <w:lang w:val="en-US" w:eastAsia="zh-CN" w:bidi="ar"/>
              </w:rPr>
              <w:t>organName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：单位名称；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organId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：单位 ID。</w:t>
            </w:r>
          </w:p>
        </w:tc>
      </w:tr>
      <w:tr w14:paraId="78DF4429">
        <w:trPr>
          <w:trHeight w:val="1380" w:hRule="atLeast"/>
          <w:trPrChange w:id="470" w:author="雪落无痕" w:date="2026-06-11T15:15:13Z">
            <w:trPr>
              <w:trHeight w:val="1380" w:hRule="atLeast"/>
            </w:trPr>
          </w:trPrChange>
        </w:trPr>
        <w:tc>
          <w:tcPr>
            <w:tcW w:w="1264" w:type="pct"/>
            <w:shd w:val="clear"/>
            <w:vAlign w:val="center"/>
            <w:tcPrChange w:id="471" w:author="雪落无痕" w:date="2026-06-11T15:15:13Z">
              <w:tcPr>
                <w:tcW w:w="1264" w:type="pct"/>
                <w:vAlign w:val="center"/>
                <w:tcPrChange w:id="472" w:author="雪落无痕" w:date="2026-06-11T15:15:13Z">
                  <w:tcPr>
                    <w:tcW w:w="1264" w:type="pct"/>
                    <w:vAlign w:val="center"/>
                    <w:tcPrChange w:id="473" w:author="雪落无痕" w:date="2026-06-11T15:15:13Z">
                      <w:tcPr>
                        <w:tcW w:w="1264" w:type="pct"/>
                        <w:vAlign w:val="center"/>
                        <w:tcPrChange w:id="474" w:author="雪落无痕" w:date="2026-06-11T15:15:13Z">
                          <w:tcPr>
                            <w:tcW w:w="1264" w:type="pct"/>
                            <w:vAlign w:val="center"/>
                            <w:tcPrChange w:id="475" w:author="雪落无痕" w:date="2026-06-11T15:15:13Z">
                              <w:tcPr>
                                <w:tcW w:w="1264" w:type="pct"/>
                                <w:vAlign w:val="center"/>
                                <w:tcPrChange w:id="476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477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478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479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480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481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482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0C3D1E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get_mcp_blackspot_adsEventBlackSpot_queryConfirmedBlackSpots</w:t>
            </w:r>
          </w:p>
        </w:tc>
        <w:tc>
          <w:tcPr>
            <w:tcW w:w="3735" w:type="pct"/>
            <w:shd w:val="clear"/>
            <w:vAlign w:val="center"/>
            <w:tcPrChange w:id="483" w:author="雪落无痕" w:date="2026-06-11T15:15:13Z">
              <w:tcPr>
                <w:tcW w:w="3735" w:type="pct"/>
                <w:vAlign w:val="center"/>
                <w:tcPrChange w:id="484" w:author="雪落无痕" w:date="2026-06-11T15:15:13Z">
                  <w:tcPr>
                    <w:tcW w:w="3735" w:type="pct"/>
                    <w:vAlign w:val="center"/>
                    <w:tcPrChange w:id="485" w:author="雪落无痕" w:date="2026-06-11T15:15:13Z">
                      <w:tcPr>
                        <w:tcW w:w="3735" w:type="pct"/>
                        <w:vAlign w:val="center"/>
                        <w:tcPrChange w:id="486" w:author="雪落无痕" w:date="2026-06-11T15:15:13Z">
                          <w:tcPr>
                            <w:tcW w:w="3735" w:type="pct"/>
                            <w:vAlign w:val="center"/>
                            <w:tcPrChange w:id="487" w:author="雪落无痕" w:date="2026-06-11T15:15:13Z">
                              <w:tcPr>
                                <w:tcW w:w="3735" w:type="pct"/>
                                <w:vAlign w:val="center"/>
                                <w:tcPrChange w:id="488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489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490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491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492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493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494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57A11C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blackType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：黑点类型编码；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blackType_dictText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：黑点类型中文文本；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eventType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：事件类型编码；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eventLevel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：事件等级编码；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eventLevel_dictText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：事件等级中文文本；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eventCount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：黑点事件次数；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clusterSize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：聚类事件数量；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startDate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endDate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：告警开始/结束日期；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longitude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latitude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：经纬度，需明确坐标系；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routeIds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：关联线路 ID 列表</w:t>
            </w:r>
            <w:del w:id="495" w:author="雪落无痕" w:date="2026-06-11T15:22:41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。</w:delText>
              </w:r>
            </w:del>
            <w:ins w:id="496" w:author="雪落无痕" w:date="2026-06-11T15:22:41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；</w:t>
              </w:r>
            </w:ins>
            <w:ins w:id="497" w:author="雪落无痕" w:date="2026-06-11T15:22:15Z">
              <w:r>
                <w:rPr>
                  <w:rStyle w:val="5"/>
                  <w:lang w:val="en-US" w:eastAsia="zh-CN" w:bidi="ar"/>
                </w:rPr>
                <w:t>routeName</w:t>
              </w:r>
            </w:ins>
            <w:ins w:id="498" w:author="雪落无痕" w:date="2026-06-11T15:22:15Z">
              <w:r>
                <w:rPr>
                  <w:rStyle w:val="4"/>
                  <w:lang w:val="en-US" w:eastAsia="zh-CN" w:bidi="ar"/>
                </w:rPr>
                <w:t>：</w:t>
              </w:r>
            </w:ins>
            <w:ins w:id="499" w:author="雪落无痕" w:date="2026-06-11T15:22:19Z">
              <w:r>
                <w:rPr>
                  <w:rStyle w:val="4"/>
                  <w:lang w:val="en-US" w:eastAsia="zh-CN" w:bidi="ar"/>
                </w:rPr>
                <w:t>关联</w:t>
              </w:r>
            </w:ins>
            <w:ins w:id="500" w:author="雪落无痕" w:date="2026-06-11T15:22:15Z">
              <w:r>
                <w:rPr>
                  <w:rStyle w:val="4"/>
                  <w:lang w:val="en-US" w:eastAsia="zh-CN" w:bidi="ar"/>
                </w:rPr>
                <w:t>线路名称</w:t>
              </w:r>
            </w:ins>
            <w:ins w:id="501" w:author="雪落无痕" w:date="2026-06-11T15:22:22Z">
              <w:r>
                <w:rPr>
                  <w:rStyle w:val="4"/>
                  <w:lang w:val="en-US" w:eastAsia="zh-CN" w:bidi="ar"/>
                </w:rPr>
                <w:t>列表</w:t>
              </w:r>
            </w:ins>
            <w:ins w:id="502" w:author="雪落无痕" w:date="2026-06-11T15:22:31Z">
              <w:r>
                <w:rPr>
                  <w:rStyle w:val="4"/>
                  <w:lang w:val="en-US" w:eastAsia="zh-CN" w:bidi="ar"/>
                </w:rPr>
                <w:t>。</w:t>
              </w:r>
            </w:ins>
          </w:p>
        </w:tc>
      </w:tr>
      <w:tr w14:paraId="5A2948B0">
        <w:trPr>
          <w:trHeight w:val="1060" w:hRule="atLeast"/>
          <w:trPrChange w:id="503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504" w:author="雪落无痕" w:date="2026-06-11T15:15:13Z">
              <w:tcPr>
                <w:tcW w:w="1264" w:type="pct"/>
                <w:vAlign w:val="center"/>
                <w:tcPrChange w:id="505" w:author="雪落无痕" w:date="2026-06-11T15:15:13Z">
                  <w:tcPr>
                    <w:tcW w:w="1264" w:type="pct"/>
                    <w:vAlign w:val="center"/>
                    <w:tcPrChange w:id="506" w:author="雪落无痕" w:date="2026-06-11T15:15:13Z">
                      <w:tcPr>
                        <w:tcW w:w="1264" w:type="pct"/>
                        <w:vAlign w:val="center"/>
                        <w:tcPrChange w:id="507" w:author="雪落无痕" w:date="2026-06-11T15:15:13Z">
                          <w:tcPr>
                            <w:tcW w:w="1264" w:type="pct"/>
                            <w:vAlign w:val="center"/>
                            <w:tcPrChange w:id="508" w:author="雪落无痕" w:date="2026-06-11T15:15:13Z">
                              <w:tcPr>
                                <w:tcW w:w="1264" w:type="pct"/>
                                <w:vAlign w:val="center"/>
                                <w:tcPrChange w:id="509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510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511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512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513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514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515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520FAD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get_mcp_base_absCompanyProfileMain_quotaScoreTrend</w:t>
            </w:r>
          </w:p>
        </w:tc>
        <w:tc>
          <w:tcPr>
            <w:tcW w:w="3735" w:type="pct"/>
            <w:shd w:val="clear"/>
            <w:vAlign w:val="center"/>
            <w:tcPrChange w:id="516" w:author="雪落无痕" w:date="2026-06-11T15:15:13Z">
              <w:tcPr>
                <w:tcW w:w="3735" w:type="pct"/>
                <w:vAlign w:val="center"/>
                <w:tcPrChange w:id="517" w:author="雪落无痕" w:date="2026-06-11T15:15:13Z">
                  <w:tcPr>
                    <w:tcW w:w="3735" w:type="pct"/>
                    <w:vAlign w:val="center"/>
                    <w:tcPrChange w:id="518" w:author="雪落无痕" w:date="2026-06-11T15:15:13Z">
                      <w:tcPr>
                        <w:tcW w:w="3735" w:type="pct"/>
                        <w:vAlign w:val="center"/>
                        <w:tcPrChange w:id="519" w:author="雪落无痕" w:date="2026-06-11T15:15:13Z">
                          <w:tcPr>
                            <w:tcW w:w="3735" w:type="pct"/>
                            <w:vAlign w:val="center"/>
                            <w:tcPrChange w:id="520" w:author="雪落无痕" w:date="2026-06-11T15:15:13Z">
                              <w:tcPr>
                                <w:tcW w:w="3735" w:type="pct"/>
                                <w:vAlign w:val="center"/>
                                <w:tcPrChange w:id="521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522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523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524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525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526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527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06E23C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quotaScores[].ppartition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：趋势周期标签；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quotaScores[].score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：趋势中的指标风险原始分，不是最终风险分；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quotaScores[].originalValue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：趋势中由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权重换算得到的最终风险分/最终风险贡献，数值越高风险越高；</w:t>
            </w:r>
            <w:ins w:id="528" w:author="雪落无痕" w:date="2026-06-11T15:23:29Z">
              <w:r>
                <w:rPr>
                  <w:rStyle w:val="4"/>
                  <w:rFonts w:hint="eastAsia"/>
                  <w:bdr w:val="none" w:color="auto" w:sz="0" w:space="0"/>
                  <w:lang w:val="en-US" w:eastAsia="zh-CN" w:bidi="ar"/>
                </w:rPr>
                <w:t>quotaId：指标 ID；quotaName：指标名称；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当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quotaId</w:t>
            </w:r>
            <w:ins w:id="529" w:author="雪落无痕" w:date="2026-06-11T15:24:37Z">
              <w:r>
                <w:rPr>
                  <w:rStyle w:val="4"/>
                  <w:lang w:val="en-US" w:eastAsia="zh-CN" w:bidi="ar"/>
                </w:rPr>
                <w:t xml:space="preserve">/ </w:t>
              </w:r>
            </w:ins>
            <w:ins w:id="530" w:author="雪落无痕" w:date="2026-06-11T15:24:37Z">
              <w:r>
                <w:rPr>
                  <w:rStyle w:val="5"/>
                  <w:lang w:val="en-US" w:eastAsia="zh-CN" w:bidi="ar"/>
                </w:rPr>
                <w:t>quotaName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为「总分」时，该组数据表示综合风险分趋势</w:t>
            </w:r>
            <w:del w:id="531" w:author="雪落无痕" w:date="2026-06-11T15:47:58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。</w:delText>
              </w:r>
            </w:del>
            <w:ins w:id="532" w:author="雪落无痕" w:date="2026-06-11T15:47:58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；</w:t>
              </w:r>
            </w:ins>
            <w:ins w:id="533" w:author="雪落无痕" w:date="2026-06-11T15:47:28Z">
              <w:r>
                <w:rPr>
                  <w:rStyle w:val="5"/>
                  <w:lang w:val="en-US" w:eastAsia="zh-CN" w:bidi="ar"/>
                </w:rPr>
                <w:t>organName</w:t>
              </w:r>
            </w:ins>
            <w:ins w:id="534" w:author="雪落无痕" w:date="2026-06-11T15:47:28Z">
              <w:r>
                <w:rPr>
                  <w:rStyle w:val="4"/>
                  <w:lang w:val="en-US" w:eastAsia="zh-CN" w:bidi="ar"/>
                </w:rPr>
                <w:t>：单位名称；</w:t>
              </w:r>
            </w:ins>
            <w:ins w:id="535" w:author="雪落无痕" w:date="2026-06-11T15:47:28Z">
              <w:r>
                <w:rPr>
                  <w:rStyle w:val="5"/>
                  <w:lang w:val="en-US" w:eastAsia="zh-CN" w:bidi="ar"/>
                </w:rPr>
                <w:t>organId</w:t>
              </w:r>
            </w:ins>
            <w:ins w:id="536" w:author="雪落无痕" w:date="2026-06-11T15:47:28Z">
              <w:r>
                <w:rPr>
                  <w:rStyle w:val="4"/>
                  <w:lang w:val="en-US" w:eastAsia="zh-CN" w:bidi="ar"/>
                </w:rPr>
                <w:t>：单位 ID。</w:t>
              </w:r>
            </w:ins>
          </w:p>
        </w:tc>
      </w:tr>
      <w:tr w14:paraId="4FBEC27B">
        <w:trPr>
          <w:trHeight w:val="1760" w:hRule="atLeast"/>
          <w:trPrChange w:id="537" w:author="雪落无痕" w:date="2026-06-11T15:15:13Z">
            <w:trPr>
              <w:trHeight w:val="1760" w:hRule="atLeast"/>
            </w:trPr>
          </w:trPrChange>
        </w:trPr>
        <w:tc>
          <w:tcPr>
            <w:tcW w:w="1264" w:type="pct"/>
            <w:shd w:val="clear"/>
            <w:vAlign w:val="center"/>
            <w:tcPrChange w:id="538" w:author="雪落无痕" w:date="2026-06-11T15:15:13Z">
              <w:tcPr>
                <w:tcW w:w="1264" w:type="pct"/>
                <w:vAlign w:val="center"/>
                <w:tcPrChange w:id="539" w:author="雪落无痕" w:date="2026-06-11T15:15:13Z">
                  <w:tcPr>
                    <w:tcW w:w="1264" w:type="pct"/>
                    <w:vAlign w:val="center"/>
                    <w:tcPrChange w:id="540" w:author="雪落无痕" w:date="2026-06-11T15:15:13Z">
                      <w:tcPr>
                        <w:tcW w:w="1264" w:type="pct"/>
                        <w:vAlign w:val="center"/>
                        <w:tcPrChange w:id="541" w:author="雪落无痕" w:date="2026-06-11T15:15:13Z">
                          <w:tcPr>
                            <w:tcW w:w="1264" w:type="pct"/>
                            <w:vAlign w:val="center"/>
                            <w:tcPrChange w:id="542" w:author="雪落无痕" w:date="2026-06-11T15:15:13Z">
                              <w:tcPr>
                                <w:tcW w:w="1264" w:type="pct"/>
                                <w:vAlign w:val="center"/>
                                <w:tcPrChange w:id="543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544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545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546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547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548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549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7EA712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get_mcp_base_absCompanyProfileMain_getKeyRisk</w:t>
            </w:r>
          </w:p>
        </w:tc>
        <w:tc>
          <w:tcPr>
            <w:tcW w:w="3735" w:type="pct"/>
            <w:shd w:val="clear"/>
            <w:vAlign w:val="center"/>
            <w:tcPrChange w:id="550" w:author="雪落无痕" w:date="2026-06-11T15:15:13Z">
              <w:tcPr>
                <w:tcW w:w="3735" w:type="pct"/>
                <w:vAlign w:val="center"/>
                <w:tcPrChange w:id="551" w:author="雪落无痕" w:date="2026-06-11T15:15:13Z">
                  <w:tcPr>
                    <w:tcW w:w="3735" w:type="pct"/>
                    <w:vAlign w:val="center"/>
                    <w:tcPrChange w:id="552" w:author="雪落无痕" w:date="2026-06-11T15:15:13Z">
                      <w:tcPr>
                        <w:tcW w:w="3735" w:type="pct"/>
                        <w:vAlign w:val="center"/>
                        <w:tcPrChange w:id="553" w:author="雪落无痕" w:date="2026-06-11T15:15:13Z">
                          <w:tcPr>
                            <w:tcW w:w="3735" w:type="pct"/>
                            <w:vAlign w:val="center"/>
                            <w:tcPrChange w:id="554" w:author="雪落无痕" w:date="2026-06-11T15:15:13Z">
                              <w:tcPr>
                                <w:tcW w:w="3735" w:type="pct"/>
                                <w:vAlign w:val="center"/>
                                <w:tcPrChange w:id="555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556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557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558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559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560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561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0074D9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currentRiskValue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：当前原始风险值；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convertedScore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：当前换算后风险分；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previousPeriodRiskValue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：环比风险值增长率，不是上期</w:t>
            </w:r>
            <w:ins w:id="562" w:author="雪落无痕" w:date="2026-06-11T15:46:13Z">
              <w:r>
                <w:rPr>
                  <w:rStyle w:val="4"/>
                  <w:lang w:val="en-US" w:eastAsia="zh-CN" w:bidi="ar"/>
                </w:rPr>
                <w:t>换算后风险分</w:t>
              </w:r>
            </w:ins>
            <w:ins w:id="563" w:author="雪落无痕" w:date="2026-06-11T15:46:13Z">
              <w:r>
                <w:rPr>
                  <w:rStyle w:val="4"/>
                  <w:lang w:val="en-US" w:eastAsia="zh-CN" w:bidi="ar"/>
                </w:rPr>
                <w:t>/</w:t>
              </w:r>
            </w:ins>
            <w:ins w:id="564" w:author="雪落无痕" w:date="2026-06-11T15:43:19Z">
              <w:r>
                <w:rPr>
                  <w:rStyle w:val="4"/>
                  <w:lang w:val="en-US" w:eastAsia="zh-CN" w:bidi="ar"/>
                </w:rPr>
                <w:t>原始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>风险值；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previousPeriodScore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：上期换算后风险分；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lastYearSameDateRiskValue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：同比风险值增长率，不是去年同期</w:t>
            </w:r>
            <w:ins w:id="565" w:author="雪落无痕" w:date="2026-06-11T15:46:18Z">
              <w:r>
                <w:rPr>
                  <w:rStyle w:val="4"/>
                  <w:lang w:val="en-US" w:eastAsia="zh-CN" w:bidi="ar"/>
                </w:rPr>
                <w:t>换算后风险分</w:t>
              </w:r>
            </w:ins>
            <w:ins w:id="566" w:author="雪落无痕" w:date="2026-06-11T15:46:18Z">
              <w:r>
                <w:rPr>
                  <w:rStyle w:val="4"/>
                  <w:lang w:val="en-US" w:eastAsia="zh-CN" w:bidi="ar"/>
                </w:rPr>
                <w:t>/</w:t>
              </w:r>
            </w:ins>
            <w:ins w:id="567" w:author="雪落无痕" w:date="2026-06-11T15:43:21Z">
              <w:r>
                <w:rPr>
                  <w:rStyle w:val="4"/>
                  <w:lang w:val="en-US" w:eastAsia="zh-CN" w:bidi="ar"/>
                </w:rPr>
                <w:t>原始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>风险值；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lastYearSameDateScore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：去年同期换算后风险分；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organAvgRiskValue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routeAvgRiskValue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：相对同机构/同线路</w:t>
            </w:r>
            <w:ins w:id="568" w:author="雪落无痕" w:date="2026-06-11T15:45:13Z">
              <w:r>
                <w:rPr>
                  <w:rStyle w:val="4"/>
                  <w:lang w:val="en-US" w:eastAsia="zh-CN" w:bidi="ar"/>
                </w:rPr>
                <w:t>原始风险值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>均值的变化率；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organAvgScore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routeAvgScore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：同机构/同线路换算后</w:t>
            </w:r>
            <w:ins w:id="569" w:author="雪落无痕" w:date="2026-06-11T15:43:54Z">
              <w:r>
                <w:rPr>
                  <w:rStyle w:val="4"/>
                  <w:lang w:val="en-US" w:eastAsia="zh-CN" w:bidi="ar"/>
                </w:rPr>
                <w:t>风险分</w:t>
              </w:r>
            </w:ins>
            <w:ins w:id="570" w:author="雪落无痕" w:date="2026-06-11T15:43:56Z">
              <w:r>
                <w:rPr>
                  <w:rStyle w:val="4"/>
                  <w:rFonts w:hint="eastAsia"/>
                  <w:lang w:val="en-US" w:eastAsia="zh-CN" w:bidi="ar"/>
                </w:rPr>
                <w:t>的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>均值；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xxxRiskValue0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如保留，需说明是对应基准期/均值的原始风险值，并建议后续去掉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0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后缀</w:t>
            </w:r>
            <w:del w:id="571" w:author="雪落无痕" w:date="2026-06-11T15:47:55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。</w:delText>
              </w:r>
            </w:del>
            <w:ins w:id="572" w:author="雪落无痕" w:date="2026-06-11T15:47:55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；</w:t>
              </w:r>
            </w:ins>
            <w:ins w:id="573" w:author="雪落无痕" w:date="2026-06-11T15:47:18Z">
              <w:r>
                <w:rPr>
                  <w:rStyle w:val="5"/>
                  <w:lang w:val="en-US" w:eastAsia="zh-CN" w:bidi="ar"/>
                </w:rPr>
                <w:t>organName</w:t>
              </w:r>
            </w:ins>
            <w:ins w:id="574" w:author="雪落无痕" w:date="2026-06-11T15:47:18Z">
              <w:r>
                <w:rPr>
                  <w:rStyle w:val="4"/>
                  <w:lang w:val="en-US" w:eastAsia="zh-CN" w:bidi="ar"/>
                </w:rPr>
                <w:t>：单位名称；</w:t>
              </w:r>
            </w:ins>
            <w:ins w:id="575" w:author="雪落无痕" w:date="2026-06-11T15:47:18Z">
              <w:r>
                <w:rPr>
                  <w:rStyle w:val="5"/>
                  <w:lang w:val="en-US" w:eastAsia="zh-CN" w:bidi="ar"/>
                </w:rPr>
                <w:t>organId</w:t>
              </w:r>
            </w:ins>
            <w:ins w:id="576" w:author="雪落无痕" w:date="2026-06-11T15:47:18Z">
              <w:r>
                <w:rPr>
                  <w:rStyle w:val="4"/>
                  <w:lang w:val="en-US" w:eastAsia="zh-CN" w:bidi="ar"/>
                </w:rPr>
                <w:t>：单位 ID。</w:t>
              </w:r>
            </w:ins>
          </w:p>
        </w:tc>
      </w:tr>
      <w:tr w14:paraId="7BFFA947">
        <w:trPr>
          <w:trHeight w:val="1720" w:hRule="atLeast"/>
          <w:trPrChange w:id="577" w:author="雪落无痕" w:date="2026-06-11T15:15:13Z">
            <w:trPr>
              <w:trHeight w:val="1720" w:hRule="atLeast"/>
            </w:trPr>
          </w:trPrChange>
        </w:trPr>
        <w:tc>
          <w:tcPr>
            <w:tcW w:w="1264" w:type="pct"/>
            <w:shd w:val="clear"/>
            <w:vAlign w:val="center"/>
            <w:tcPrChange w:id="578" w:author="雪落无痕" w:date="2026-06-11T15:15:13Z">
              <w:tcPr>
                <w:tcW w:w="1264" w:type="pct"/>
                <w:vAlign w:val="center"/>
                <w:tcPrChange w:id="579" w:author="雪落无痕" w:date="2026-06-11T15:15:13Z">
                  <w:tcPr>
                    <w:tcW w:w="1264" w:type="pct"/>
                    <w:vAlign w:val="center"/>
                    <w:tcPrChange w:id="580" w:author="雪落无痕" w:date="2026-06-11T15:15:13Z">
                      <w:tcPr>
                        <w:tcW w:w="1264" w:type="pct"/>
                        <w:vAlign w:val="center"/>
                        <w:tcPrChange w:id="581" w:author="雪落无痕" w:date="2026-06-11T15:15:13Z">
                          <w:tcPr>
                            <w:tcW w:w="1264" w:type="pct"/>
                            <w:vAlign w:val="center"/>
                            <w:tcPrChange w:id="582" w:author="雪落无痕" w:date="2026-06-11T15:15:13Z">
                              <w:tcPr>
                                <w:tcW w:w="1264" w:type="pct"/>
                                <w:vAlign w:val="center"/>
                                <w:tcPrChange w:id="583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584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585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586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587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588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589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1B7734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get_mcp_base_absDriverProfileMain_driverRiskScore</w:t>
            </w:r>
          </w:p>
        </w:tc>
        <w:tc>
          <w:tcPr>
            <w:tcW w:w="3735" w:type="pct"/>
            <w:shd w:val="clear"/>
            <w:vAlign w:val="center"/>
            <w:tcPrChange w:id="590" w:author="雪落无痕" w:date="2026-06-11T15:15:13Z">
              <w:tcPr>
                <w:tcW w:w="3735" w:type="pct"/>
                <w:vAlign w:val="center"/>
                <w:tcPrChange w:id="591" w:author="雪落无痕" w:date="2026-06-11T15:15:13Z">
                  <w:tcPr>
                    <w:tcW w:w="3735" w:type="pct"/>
                    <w:vAlign w:val="center"/>
                    <w:tcPrChange w:id="592" w:author="雪落无痕" w:date="2026-06-11T15:15:13Z">
                      <w:tcPr>
                        <w:tcW w:w="3735" w:type="pct"/>
                        <w:vAlign w:val="center"/>
                        <w:tcPrChange w:id="593" w:author="雪落无痕" w:date="2026-06-11T15:15:13Z">
                          <w:tcPr>
                            <w:tcW w:w="3735" w:type="pct"/>
                            <w:vAlign w:val="center"/>
                            <w:tcPrChange w:id="594" w:author="雪落无痕" w:date="2026-06-11T15:15:13Z">
                              <w:tcPr>
                                <w:tcW w:w="3735" w:type="pct"/>
                                <w:vAlign w:val="center"/>
                                <w:tcPrChange w:id="595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596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597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598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599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600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601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75182B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currentRiskValue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：当前原始风险值；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convertedScore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：当前换算后风险分；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previousPeriodRiskValue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：环比风险值增长率，不是上月</w:t>
            </w:r>
            <w:ins w:id="602" w:author="雪落无痕" w:date="2026-06-11T15:46:05Z">
              <w:r>
                <w:rPr>
                  <w:rStyle w:val="4"/>
                  <w:lang w:val="en-US" w:eastAsia="zh-CN" w:bidi="ar"/>
                </w:rPr>
                <w:t>换算后风险分</w:t>
              </w:r>
            </w:ins>
            <w:del w:id="603" w:author="雪落无痕" w:date="2026-06-11T15:46:07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分数</w:delText>
              </w:r>
            </w:del>
            <w:r>
              <w:rPr>
                <w:rStyle w:val="4"/>
                <w:bdr w:val="none" w:color="auto" w:sz="0" w:space="0"/>
                <w:lang w:val="en-US" w:eastAsia="zh-CN" w:bidi="ar"/>
              </w:rPr>
              <w:t>/上期</w:t>
            </w:r>
            <w:ins w:id="604" w:author="雪落无痕" w:date="2026-06-11T15:45:57Z">
              <w:r>
                <w:rPr>
                  <w:rStyle w:val="4"/>
                  <w:lang w:val="en-US" w:eastAsia="zh-CN" w:bidi="ar"/>
                </w:rPr>
                <w:t>原始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>风险值；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previousPeriodScore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：上期换算后风险分；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lastYearSameDateRiskValue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：同比风险值增长率，不是去年同期</w:t>
            </w:r>
            <w:ins w:id="605" w:author="雪落无痕" w:date="2026-06-11T15:46:28Z">
              <w:r>
                <w:rPr>
                  <w:rStyle w:val="4"/>
                  <w:lang w:val="en-US" w:eastAsia="zh-CN" w:bidi="ar"/>
                </w:rPr>
                <w:t>换算后风险分</w:t>
              </w:r>
            </w:ins>
            <w:ins w:id="606" w:author="雪落无痕" w:date="2026-06-11T15:46:28Z">
              <w:r>
                <w:rPr>
                  <w:rStyle w:val="4"/>
                  <w:lang w:val="en-US" w:eastAsia="zh-CN" w:bidi="ar"/>
                </w:rPr>
                <w:t>/</w:t>
              </w:r>
            </w:ins>
            <w:ins w:id="607" w:author="雪落无痕" w:date="2026-06-11T15:46:00Z">
              <w:r>
                <w:rPr>
                  <w:rStyle w:val="4"/>
                  <w:lang w:val="en-US" w:eastAsia="zh-CN" w:bidi="ar"/>
                </w:rPr>
                <w:t>原始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>风险值；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lastYearSameDateScore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：去年同期换算后风险分；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organAvgRiskValue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routeAvgRiskValue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：相对同机构/同线路</w:t>
            </w:r>
            <w:ins w:id="608" w:author="雪落无痕" w:date="2026-06-11T15:46:42Z">
              <w:r>
                <w:rPr>
                  <w:rStyle w:val="4"/>
                  <w:lang w:val="en-US" w:eastAsia="zh-CN" w:bidi="ar"/>
                </w:rPr>
                <w:t>原始风险值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>均值的变化率；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organAvgScore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routeAvgScore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：同机构/同线路换算后</w:t>
            </w:r>
            <w:ins w:id="609" w:author="雪落无痕" w:date="2026-06-11T15:46:49Z">
              <w:r>
                <w:rPr>
                  <w:rStyle w:val="4"/>
                  <w:lang w:val="en-US" w:eastAsia="zh-CN" w:bidi="ar"/>
                </w:rPr>
                <w:t>风险分</w:t>
              </w:r>
            </w:ins>
            <w:ins w:id="610" w:author="雪落无痕" w:date="2026-06-11T15:46:49Z">
              <w:r>
                <w:rPr>
                  <w:rStyle w:val="4"/>
                  <w:rFonts w:hint="eastAsia"/>
                  <w:lang w:val="en-US" w:eastAsia="zh-CN" w:bidi="ar"/>
                </w:rPr>
                <w:t>的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>均值</w:t>
            </w:r>
            <w:del w:id="611" w:author="雪落无痕" w:date="2026-06-11T15:47:53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。</w:delText>
              </w:r>
            </w:del>
            <w:ins w:id="612" w:author="雪落无痕" w:date="2026-06-11T15:47:53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；</w:t>
              </w:r>
            </w:ins>
            <w:ins w:id="613" w:author="雪落无痕" w:date="2026-06-11T15:47:49Z">
              <w:r>
                <w:rPr>
                  <w:rFonts w:hint="eastAsia" w:ascii="宋体" w:hAnsi="宋体" w:eastAsia="宋体" w:cs="宋体"/>
                  <w:i w:val="0"/>
                  <w:iCs w:val="0"/>
                  <w:color w:val="8C8C8C"/>
                  <w:kern w:val="0"/>
                  <w:sz w:val="24"/>
                  <w:szCs w:val="24"/>
                  <w:u w:val="none"/>
                  <w:lang w:val="en-US" w:eastAsia="zh-CN" w:bidi="ar"/>
                </w:rPr>
                <w:t>employeeName</w:t>
              </w:r>
            </w:ins>
            <w:ins w:id="614" w:author="雪落无痕" w:date="2026-06-11T15:47:49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615" w:author="雪落无痕" w:date="2026-06-11T15:47:49Z">
              <w:r>
                <w:rPr>
                  <w:rStyle w:val="5"/>
                  <w:lang w:val="en-US" w:eastAsia="zh-CN" w:bidi="ar"/>
                </w:rPr>
                <w:t>driverName</w:t>
              </w:r>
            </w:ins>
            <w:ins w:id="616" w:author="雪落无痕" w:date="2026-06-11T15:47:49Z">
              <w:r>
                <w:rPr>
                  <w:rStyle w:val="4"/>
                  <w:lang w:val="en-US" w:eastAsia="zh-CN" w:bidi="ar"/>
                </w:rPr>
                <w:t>：驾驶员姓名；</w:t>
              </w:r>
            </w:ins>
            <w:ins w:id="617" w:author="雪落无痕" w:date="2026-06-11T15:47:49Z">
              <w:r>
                <w:rPr>
                  <w:rStyle w:val="5"/>
                  <w:lang w:val="en-US" w:eastAsia="zh-CN" w:bidi="ar"/>
                </w:rPr>
                <w:t>employeeId</w:t>
              </w:r>
            </w:ins>
            <w:ins w:id="618" w:author="雪落无痕" w:date="2026-06-11T15:47:49Z">
              <w:r>
                <w:rPr>
                  <w:rStyle w:val="4"/>
                  <w:lang w:val="en-US" w:eastAsia="zh-CN" w:bidi="ar"/>
                </w:rPr>
                <w:t>：驾驶员 ID；</w:t>
              </w:r>
            </w:ins>
            <w:ins w:id="619" w:author="雪落无痕" w:date="2026-06-11T15:47:49Z">
              <w:r>
                <w:rPr>
                  <w:rStyle w:val="5"/>
                  <w:lang w:val="en-US" w:eastAsia="zh-CN" w:bidi="ar"/>
                </w:rPr>
                <w:t>employeeCode</w:t>
              </w:r>
            </w:ins>
            <w:ins w:id="620" w:author="雪落无痕" w:date="2026-06-11T15:47:49Z">
              <w:r>
                <w:rPr>
                  <w:rStyle w:val="4"/>
                  <w:lang w:val="en-US" w:eastAsia="zh-CN" w:bidi="ar"/>
                </w:rPr>
                <w:t>：驾驶员工号</w:t>
              </w:r>
            </w:ins>
            <w:ins w:id="621" w:author="雪落无痕" w:date="2026-06-11T15:48:30Z">
              <w:r>
                <w:rPr>
                  <w:rStyle w:val="4"/>
                  <w:lang w:val="en-US" w:eastAsia="zh-CN" w:bidi="ar"/>
                </w:rPr>
                <w:t>。</w:t>
              </w:r>
            </w:ins>
            <w:bookmarkStart w:id="0" w:name="_GoBack"/>
            <w:bookmarkEnd w:id="0"/>
          </w:p>
        </w:tc>
      </w:tr>
      <w:tr w14:paraId="15C00EEE">
        <w:trPr>
          <w:trHeight w:val="1060" w:hRule="atLeast"/>
          <w:trPrChange w:id="622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623" w:author="雪落无痕" w:date="2026-06-11T15:15:13Z">
              <w:tcPr>
                <w:tcW w:w="1264" w:type="pct"/>
                <w:vAlign w:val="center"/>
                <w:tcPrChange w:id="624" w:author="雪落无痕" w:date="2026-06-11T15:15:13Z">
                  <w:tcPr>
                    <w:tcW w:w="1264" w:type="pct"/>
                    <w:vAlign w:val="center"/>
                    <w:tcPrChange w:id="625" w:author="雪落无痕" w:date="2026-06-11T15:15:13Z">
                      <w:tcPr>
                        <w:tcW w:w="1264" w:type="pct"/>
                        <w:vAlign w:val="center"/>
                        <w:tcPrChange w:id="626" w:author="雪落无痕" w:date="2026-06-11T15:15:13Z">
                          <w:tcPr>
                            <w:tcW w:w="1264" w:type="pct"/>
                            <w:vAlign w:val="center"/>
                            <w:tcPrChange w:id="627" w:author="雪落无痕" w:date="2026-06-11T15:15:13Z">
                              <w:tcPr>
                                <w:tcW w:w="1264" w:type="pct"/>
                                <w:vAlign w:val="center"/>
                                <w:tcPrChange w:id="628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629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630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631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632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633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634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14BE00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get_mcp_base_absDriverProfileMain_getQuotaScoreTop</w:t>
            </w:r>
          </w:p>
        </w:tc>
        <w:tc>
          <w:tcPr>
            <w:tcW w:w="3735" w:type="pct"/>
            <w:shd w:val="clear"/>
            <w:vAlign w:val="center"/>
            <w:tcPrChange w:id="635" w:author="雪落无痕" w:date="2026-06-11T15:15:13Z">
              <w:tcPr>
                <w:tcW w:w="3735" w:type="pct"/>
                <w:vAlign w:val="center"/>
                <w:tcPrChange w:id="636" w:author="雪落无痕" w:date="2026-06-11T15:15:13Z">
                  <w:tcPr>
                    <w:tcW w:w="3735" w:type="pct"/>
                    <w:vAlign w:val="center"/>
                    <w:tcPrChange w:id="637" w:author="雪落无痕" w:date="2026-06-11T15:15:13Z">
                      <w:tcPr>
                        <w:tcW w:w="3735" w:type="pct"/>
                        <w:vAlign w:val="center"/>
                        <w:tcPrChange w:id="638" w:author="雪落无痕" w:date="2026-06-11T15:15:13Z">
                          <w:tcPr>
                            <w:tcW w:w="3735" w:type="pct"/>
                            <w:vAlign w:val="center"/>
                            <w:tcPrChange w:id="639" w:author="雪落无痕" w:date="2026-06-11T15:15:13Z">
                              <w:tcPr>
                                <w:tcW w:w="3735" w:type="pct"/>
                                <w:vAlign w:val="center"/>
                                <w:tcPrChange w:id="640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641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642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643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644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645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646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565339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quotaScores[].ppartition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：趋势周期标签；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quotaScores[].score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：对应指标风险原始分，不是最终风险分；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quotaScores[].originalValue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quotaId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：指标 ID；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：指标名称；Top </w:t>
            </w:r>
            <w:ins w:id="647" w:author="雪落无痕" w:date="2026-06-11T15:23:49Z">
              <w:r>
                <w:rPr>
                  <w:rStyle w:val="5"/>
                  <w:lang w:val="en-US" w:eastAsia="zh-CN" w:bidi="ar"/>
                </w:rPr>
                <w:t>originalValue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结果表示高风险/重点指标，不得把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当最终风险分</w:t>
            </w:r>
            <w:del w:id="648" w:author="雪落无痕" w:date="2026-06-11T15:48:23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。</w:delText>
              </w:r>
            </w:del>
            <w:ins w:id="649" w:author="雪落无痕" w:date="2026-06-11T15:48:23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；</w:t>
              </w:r>
            </w:ins>
            <w:ins w:id="650" w:author="雪落无痕" w:date="2026-06-11T15:48:23Z">
              <w:r>
                <w:rPr>
                  <w:rFonts w:hint="eastAsia" w:ascii="宋体" w:hAnsi="宋体" w:eastAsia="宋体" w:cs="宋体"/>
                  <w:i w:val="0"/>
                  <w:iCs w:val="0"/>
                  <w:color w:val="8C8C8C"/>
                  <w:kern w:val="0"/>
                  <w:sz w:val="24"/>
                  <w:szCs w:val="24"/>
                  <w:u w:val="none"/>
                  <w:lang w:val="en-US" w:eastAsia="zh-CN" w:bidi="ar"/>
                </w:rPr>
                <w:t>employeeName</w:t>
              </w:r>
            </w:ins>
            <w:ins w:id="651" w:author="雪落无痕" w:date="2026-06-11T15:48:23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652" w:author="雪落无痕" w:date="2026-06-11T15:48:23Z">
              <w:r>
                <w:rPr>
                  <w:rStyle w:val="5"/>
                  <w:lang w:val="en-US" w:eastAsia="zh-CN" w:bidi="ar"/>
                </w:rPr>
                <w:t>driverName</w:t>
              </w:r>
            </w:ins>
            <w:ins w:id="653" w:author="雪落无痕" w:date="2026-06-11T15:48:23Z">
              <w:r>
                <w:rPr>
                  <w:rStyle w:val="4"/>
                  <w:lang w:val="en-US" w:eastAsia="zh-CN" w:bidi="ar"/>
                </w:rPr>
                <w:t>：驾驶员姓名；</w:t>
              </w:r>
            </w:ins>
            <w:ins w:id="654" w:author="雪落无痕" w:date="2026-06-11T15:48:23Z">
              <w:r>
                <w:rPr>
                  <w:rStyle w:val="5"/>
                  <w:lang w:val="en-US" w:eastAsia="zh-CN" w:bidi="ar"/>
                </w:rPr>
                <w:t>employeeId</w:t>
              </w:r>
            </w:ins>
            <w:ins w:id="655" w:author="雪落无痕" w:date="2026-06-11T15:48:23Z">
              <w:r>
                <w:rPr>
                  <w:rStyle w:val="4"/>
                  <w:lang w:val="en-US" w:eastAsia="zh-CN" w:bidi="ar"/>
                </w:rPr>
                <w:t>：驾驶员 ID；</w:t>
              </w:r>
            </w:ins>
            <w:ins w:id="656" w:author="雪落无痕" w:date="2026-06-11T15:48:23Z">
              <w:r>
                <w:rPr>
                  <w:rStyle w:val="5"/>
                  <w:lang w:val="en-US" w:eastAsia="zh-CN" w:bidi="ar"/>
                </w:rPr>
                <w:t>employeeCode</w:t>
              </w:r>
            </w:ins>
            <w:ins w:id="657" w:author="雪落无痕" w:date="2026-06-11T15:48:23Z">
              <w:r>
                <w:rPr>
                  <w:rStyle w:val="4"/>
                  <w:lang w:val="en-US" w:eastAsia="zh-CN" w:bidi="ar"/>
                </w:rPr>
                <w:t>：驾驶员工号</w:t>
              </w:r>
            </w:ins>
            <w:ins w:id="658" w:author="雪落无痕" w:date="2026-06-11T15:48:27Z">
              <w:r>
                <w:rPr>
                  <w:rStyle w:val="4"/>
                  <w:lang w:val="en-US" w:eastAsia="zh-CN" w:bidi="ar"/>
                </w:rPr>
                <w:t>。</w:t>
              </w:r>
            </w:ins>
          </w:p>
        </w:tc>
      </w:tr>
      <w:tr w14:paraId="66585A4E">
        <w:trPr>
          <w:trHeight w:val="1060" w:hRule="atLeast"/>
          <w:trPrChange w:id="659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660" w:author="雪落无痕" w:date="2026-06-11T15:15:13Z">
              <w:tcPr>
                <w:tcW w:w="1264" w:type="pct"/>
                <w:vAlign w:val="center"/>
                <w:tcPrChange w:id="661" w:author="雪落无痕" w:date="2026-06-11T15:15:13Z">
                  <w:tcPr>
                    <w:tcW w:w="1264" w:type="pct"/>
                    <w:vAlign w:val="center"/>
                    <w:tcPrChange w:id="662" w:author="雪落无痕" w:date="2026-06-11T15:15:13Z">
                      <w:tcPr>
                        <w:tcW w:w="1264" w:type="pct"/>
                        <w:vAlign w:val="center"/>
                        <w:tcPrChange w:id="663" w:author="雪落无痕" w:date="2026-06-11T15:15:13Z">
                          <w:tcPr>
                            <w:tcW w:w="1264" w:type="pct"/>
                            <w:vAlign w:val="center"/>
                            <w:tcPrChange w:id="664" w:author="雪落无痕" w:date="2026-06-11T15:15:13Z">
                              <w:tcPr>
                                <w:tcW w:w="1264" w:type="pct"/>
                                <w:vAlign w:val="center"/>
                                <w:tcPrChange w:id="665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666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667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668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669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670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671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3FF1BA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get_mcp_base_absDriverProfileMain_quotaScoreTrend</w:t>
            </w:r>
          </w:p>
        </w:tc>
        <w:tc>
          <w:tcPr>
            <w:tcW w:w="3735" w:type="pct"/>
            <w:shd w:val="clear"/>
            <w:vAlign w:val="center"/>
            <w:tcPrChange w:id="672" w:author="雪落无痕" w:date="2026-06-11T15:15:13Z">
              <w:tcPr>
                <w:tcW w:w="3735" w:type="pct"/>
                <w:vAlign w:val="center"/>
                <w:tcPrChange w:id="673" w:author="雪落无痕" w:date="2026-06-11T15:15:13Z">
                  <w:tcPr>
                    <w:tcW w:w="3735" w:type="pct"/>
                    <w:vAlign w:val="center"/>
                    <w:tcPrChange w:id="674" w:author="雪落无痕" w:date="2026-06-11T15:15:13Z">
                      <w:tcPr>
                        <w:tcW w:w="3735" w:type="pct"/>
                        <w:vAlign w:val="center"/>
                        <w:tcPrChange w:id="675" w:author="雪落无痕" w:date="2026-06-11T15:15:13Z">
                          <w:tcPr>
                            <w:tcW w:w="3735" w:type="pct"/>
                            <w:vAlign w:val="center"/>
                            <w:tcPrChange w:id="676" w:author="雪落无痕" w:date="2026-06-11T15:15:13Z">
                              <w:tcPr>
                                <w:tcW w:w="3735" w:type="pct"/>
                                <w:vAlign w:val="center"/>
                                <w:tcPrChange w:id="677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678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679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680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681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682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683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31E409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quotaScores[].ppartition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：趋势周期标签；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quotaScores[].score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：趋势中的指标风险原始分，不是最终风险分；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quotaScores[].originalValue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：趋势中由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权重换算得到的最终风险分/最终风险贡献，数值越高风险越高；</w:t>
            </w:r>
            <w:ins w:id="684" w:author="雪落无痕" w:date="2026-06-11T15:24:47Z">
              <w:r>
                <w:rPr>
                  <w:rStyle w:val="4"/>
                  <w:rFonts w:hint="eastAsia"/>
                  <w:lang w:val="en-US" w:eastAsia="zh-CN" w:bidi="ar"/>
                </w:rPr>
                <w:t>quotaId：指标 ID；quotaName：指标名称；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当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quotaId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为「总分」时，该组数据表示综合风险分趋势</w:t>
            </w:r>
            <w:del w:id="685" w:author="雪落无痕" w:date="2026-06-11T15:48:19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。</w:delText>
              </w:r>
            </w:del>
            <w:ins w:id="686" w:author="雪落无痕" w:date="2026-06-11T15:48:19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；</w:t>
              </w:r>
            </w:ins>
            <w:ins w:id="687" w:author="雪落无痕" w:date="2026-06-11T15:48:19Z">
              <w:r>
                <w:rPr>
                  <w:rFonts w:hint="eastAsia" w:ascii="宋体" w:hAnsi="宋体" w:eastAsia="宋体" w:cs="宋体"/>
                  <w:i w:val="0"/>
                  <w:iCs w:val="0"/>
                  <w:color w:val="8C8C8C"/>
                  <w:kern w:val="0"/>
                  <w:sz w:val="24"/>
                  <w:szCs w:val="24"/>
                  <w:u w:val="none"/>
                  <w:lang w:val="en-US" w:eastAsia="zh-CN" w:bidi="ar"/>
                </w:rPr>
                <w:t>employeeName</w:t>
              </w:r>
            </w:ins>
            <w:ins w:id="688" w:author="雪落无痕" w:date="2026-06-11T15:48:19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689" w:author="雪落无痕" w:date="2026-06-11T15:48:19Z">
              <w:r>
                <w:rPr>
                  <w:rStyle w:val="5"/>
                  <w:lang w:val="en-US" w:eastAsia="zh-CN" w:bidi="ar"/>
                </w:rPr>
                <w:t>driverName</w:t>
              </w:r>
            </w:ins>
            <w:ins w:id="690" w:author="雪落无痕" w:date="2026-06-11T15:48:19Z">
              <w:r>
                <w:rPr>
                  <w:rStyle w:val="4"/>
                  <w:lang w:val="en-US" w:eastAsia="zh-CN" w:bidi="ar"/>
                </w:rPr>
                <w:t>：驾驶员姓名；</w:t>
              </w:r>
            </w:ins>
            <w:ins w:id="691" w:author="雪落无痕" w:date="2026-06-11T15:48:19Z">
              <w:r>
                <w:rPr>
                  <w:rStyle w:val="5"/>
                  <w:lang w:val="en-US" w:eastAsia="zh-CN" w:bidi="ar"/>
                </w:rPr>
                <w:t>employeeId</w:t>
              </w:r>
            </w:ins>
            <w:ins w:id="692" w:author="雪落无痕" w:date="2026-06-11T15:48:19Z">
              <w:r>
                <w:rPr>
                  <w:rStyle w:val="4"/>
                  <w:lang w:val="en-US" w:eastAsia="zh-CN" w:bidi="ar"/>
                </w:rPr>
                <w:t>：驾驶员 ID；</w:t>
              </w:r>
            </w:ins>
            <w:ins w:id="693" w:author="雪落无痕" w:date="2026-06-11T15:48:19Z">
              <w:r>
                <w:rPr>
                  <w:rStyle w:val="5"/>
                  <w:lang w:val="en-US" w:eastAsia="zh-CN" w:bidi="ar"/>
                </w:rPr>
                <w:t>employeeCode</w:t>
              </w:r>
            </w:ins>
            <w:ins w:id="694" w:author="雪落无痕" w:date="2026-06-11T15:48:19Z">
              <w:r>
                <w:rPr>
                  <w:rStyle w:val="4"/>
                  <w:lang w:val="en-US" w:eastAsia="zh-CN" w:bidi="ar"/>
                </w:rPr>
                <w:t>：驾驶员工号</w:t>
              </w:r>
            </w:ins>
            <w:ins w:id="695" w:author="雪落无痕" w:date="2026-06-11T15:48:28Z">
              <w:r>
                <w:rPr>
                  <w:rStyle w:val="4"/>
                  <w:lang w:val="en-US" w:eastAsia="zh-CN" w:bidi="ar"/>
                </w:rPr>
                <w:t>。</w:t>
              </w:r>
            </w:ins>
          </w:p>
        </w:tc>
      </w:tr>
      <w:tr w14:paraId="3053F1A3">
        <w:trPr>
          <w:trHeight w:val="720" w:hRule="atLeast"/>
          <w:trPrChange w:id="696" w:author="雪落无痕" w:date="2026-06-11T15:15:13Z">
            <w:trPr>
              <w:trHeight w:val="720" w:hRule="atLeast"/>
            </w:trPr>
          </w:trPrChange>
        </w:trPr>
        <w:tc>
          <w:tcPr>
            <w:tcW w:w="1264" w:type="pct"/>
            <w:shd w:val="clear"/>
            <w:vAlign w:val="center"/>
            <w:tcPrChange w:id="697" w:author="雪落无痕" w:date="2026-06-11T15:15:13Z">
              <w:tcPr>
                <w:tcW w:w="1264" w:type="pct"/>
                <w:vAlign w:val="center"/>
                <w:tcPrChange w:id="698" w:author="雪落无痕" w:date="2026-06-11T15:15:13Z">
                  <w:tcPr>
                    <w:tcW w:w="1264" w:type="pct"/>
                    <w:vAlign w:val="center"/>
                    <w:tcPrChange w:id="699" w:author="雪落无痕" w:date="2026-06-11T15:15:13Z">
                      <w:tcPr>
                        <w:tcW w:w="1264" w:type="pct"/>
                        <w:vAlign w:val="center"/>
                        <w:tcPrChange w:id="700" w:author="雪落无痕" w:date="2026-06-11T15:15:13Z">
                          <w:tcPr>
                            <w:tcW w:w="1264" w:type="pct"/>
                            <w:vAlign w:val="center"/>
                            <w:tcPrChange w:id="701" w:author="雪落无痕" w:date="2026-06-11T15:15:13Z">
                              <w:tcPr>
                                <w:tcW w:w="1264" w:type="pct"/>
                                <w:vAlign w:val="center"/>
                                <w:tcPrChange w:id="702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703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704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705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706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707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708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0FE5EA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get_mcp_ods_odsJituanBsEmployee_getOrganAccident</w:t>
            </w:r>
          </w:p>
        </w:tc>
        <w:tc>
          <w:tcPr>
            <w:tcW w:w="3735" w:type="pct"/>
            <w:shd w:val="clear"/>
            <w:vAlign w:val="center"/>
            <w:tcPrChange w:id="709" w:author="雪落无痕" w:date="2026-06-11T15:15:13Z">
              <w:tcPr>
                <w:tcW w:w="3735" w:type="pct"/>
                <w:vAlign w:val="center"/>
                <w:tcPrChange w:id="710" w:author="雪落无痕" w:date="2026-06-11T15:15:13Z">
                  <w:tcPr>
                    <w:tcW w:w="3735" w:type="pct"/>
                    <w:vAlign w:val="center"/>
                    <w:tcPrChange w:id="711" w:author="雪落无痕" w:date="2026-06-11T15:15:13Z">
                      <w:tcPr>
                        <w:tcW w:w="3735" w:type="pct"/>
                        <w:vAlign w:val="center"/>
                        <w:tcPrChange w:id="712" w:author="雪落无痕" w:date="2026-06-11T15:15:13Z">
                          <w:tcPr>
                            <w:tcW w:w="3735" w:type="pct"/>
                            <w:vAlign w:val="center"/>
                            <w:tcPrChange w:id="713" w:author="雪落无痕" w:date="2026-06-11T15:15:13Z">
                              <w:tcPr>
                                <w:tcW w:w="3735" w:type="pct"/>
                                <w:vAlign w:val="center"/>
                                <w:tcPrChange w:id="714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715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716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717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718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719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720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57860A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accidentCount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：单位事故总数；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accidentDescList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：当前页事故描述摘要列表，受分页影响，不能用其长度代替事故总数；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ppartitionStart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ppartitionEnd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：统计开始/结束日期；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organName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：单位名称</w:t>
            </w:r>
            <w:del w:id="721" w:author="雪落无痕" w:date="2026-06-11T15:33:18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。</w:delText>
              </w:r>
            </w:del>
            <w:ins w:id="722" w:author="雪落无痕" w:date="2026-06-11T15:33:18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；</w:t>
              </w:r>
            </w:ins>
            <w:ins w:id="723" w:author="雪落无痕" w:date="2026-06-11T15:29:24Z">
              <w:r>
                <w:rPr>
                  <w:rStyle w:val="5"/>
                  <w:lang w:val="en-US" w:eastAsia="zh-CN" w:bidi="ar"/>
                </w:rPr>
                <w:t>organId</w:t>
              </w:r>
            </w:ins>
            <w:ins w:id="724" w:author="雪落无痕" w:date="2026-06-11T15:29:24Z">
              <w:r>
                <w:rPr>
                  <w:rStyle w:val="4"/>
                  <w:lang w:val="en-US" w:eastAsia="zh-CN" w:bidi="ar"/>
                </w:rPr>
                <w:t>：单位 ID。</w:t>
              </w:r>
            </w:ins>
          </w:p>
        </w:tc>
      </w:tr>
      <w:tr w14:paraId="3C070CAB">
        <w:trPr>
          <w:trHeight w:val="1420" w:hRule="atLeast"/>
          <w:trPrChange w:id="725" w:author="雪落无痕" w:date="2026-06-11T15:15:13Z">
            <w:trPr>
              <w:trHeight w:val="1420" w:hRule="atLeast"/>
            </w:trPr>
          </w:trPrChange>
        </w:trPr>
        <w:tc>
          <w:tcPr>
            <w:tcW w:w="1264" w:type="pct"/>
            <w:shd w:val="clear"/>
            <w:vAlign w:val="center"/>
            <w:tcPrChange w:id="726" w:author="雪落无痕" w:date="2026-06-11T15:15:13Z">
              <w:tcPr>
                <w:tcW w:w="1264" w:type="pct"/>
                <w:vAlign w:val="center"/>
                <w:tcPrChange w:id="727" w:author="雪落无痕" w:date="2026-06-11T15:15:13Z">
                  <w:tcPr>
                    <w:tcW w:w="1264" w:type="pct"/>
                    <w:vAlign w:val="center"/>
                    <w:tcPrChange w:id="728" w:author="雪落无痕" w:date="2026-06-11T15:15:13Z">
                      <w:tcPr>
                        <w:tcW w:w="1264" w:type="pct"/>
                        <w:vAlign w:val="center"/>
                        <w:tcPrChange w:id="729" w:author="雪落无痕" w:date="2026-06-11T15:15:13Z">
                          <w:tcPr>
                            <w:tcW w:w="1264" w:type="pct"/>
                            <w:vAlign w:val="center"/>
                            <w:tcPrChange w:id="730" w:author="雪落无痕" w:date="2026-06-11T15:15:13Z">
                              <w:tcPr>
                                <w:tcW w:w="1264" w:type="pct"/>
                                <w:vAlign w:val="center"/>
                                <w:tcPrChange w:id="731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732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733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734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735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736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737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180395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get_mcp_ods_odsJituanBsEmployee_getDriverCheckCount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get_mcp_ods_odsJituanBsEmployee_getDriderCheckCount</w:t>
            </w:r>
          </w:p>
        </w:tc>
        <w:tc>
          <w:tcPr>
            <w:tcW w:w="3735" w:type="pct"/>
            <w:shd w:val="clear"/>
            <w:vAlign w:val="center"/>
            <w:tcPrChange w:id="738" w:author="雪落无痕" w:date="2026-06-11T15:15:13Z">
              <w:tcPr>
                <w:tcW w:w="3735" w:type="pct"/>
                <w:vAlign w:val="center"/>
                <w:tcPrChange w:id="739" w:author="雪落无痕" w:date="2026-06-11T15:15:13Z">
                  <w:tcPr>
                    <w:tcW w:w="3735" w:type="pct"/>
                    <w:vAlign w:val="center"/>
                    <w:tcPrChange w:id="740" w:author="雪落无痕" w:date="2026-06-11T15:15:13Z">
                      <w:tcPr>
                        <w:tcW w:w="3735" w:type="pct"/>
                        <w:vAlign w:val="center"/>
                        <w:tcPrChange w:id="741" w:author="雪落无痕" w:date="2026-06-11T15:15:13Z">
                          <w:tcPr>
                            <w:tcW w:w="3735" w:type="pct"/>
                            <w:vAlign w:val="center"/>
                            <w:tcPrChange w:id="742" w:author="雪落无痕" w:date="2026-06-11T15:15:13Z">
                              <w:tcPr>
                                <w:tcW w:w="3735" w:type="pct"/>
                                <w:vAlign w:val="center"/>
                                <w:tcPrChange w:id="743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744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745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746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747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748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749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2F6F88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allCount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：应完成岗前检查次数；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actualCount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：实际完成岗前检查次数；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qualifiedCount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：合格次数；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unqualifiedCount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：不合格次数；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completePer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：完成率百分比；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unqualifiedPer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：不合格率百分比；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ppartition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：统计日期</w:t>
            </w:r>
            <w:ins w:id="750" w:author="雪落无痕" w:date="2026-06-11T15:30:44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；</w:t>
              </w:r>
            </w:ins>
            <w:ins w:id="751" w:author="雪落无痕" w:date="2026-06-11T15:30:42Z">
              <w:r>
                <w:rPr>
                  <w:rFonts w:hint="eastAsia" w:ascii="宋体" w:hAnsi="宋体" w:eastAsia="宋体" w:cs="宋体"/>
                  <w:i w:val="0"/>
                  <w:iCs w:val="0"/>
                  <w:color w:val="8C8C8C"/>
                  <w:kern w:val="0"/>
                  <w:sz w:val="24"/>
                  <w:szCs w:val="24"/>
                  <w:u w:val="none"/>
                  <w:lang w:val="en-US" w:eastAsia="zh-CN" w:bidi="ar"/>
                </w:rPr>
                <w:t>employeeName</w:t>
              </w:r>
            </w:ins>
            <w:ins w:id="752" w:author="雪落无痕" w:date="2026-06-11T15:30:42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753" w:author="雪落无痕" w:date="2026-06-11T15:30:42Z">
              <w:r>
                <w:rPr>
                  <w:rStyle w:val="5"/>
                  <w:lang w:val="en-US" w:eastAsia="zh-CN" w:bidi="ar"/>
                </w:rPr>
                <w:t>driverName</w:t>
              </w:r>
            </w:ins>
            <w:ins w:id="754" w:author="雪落无痕" w:date="2026-06-11T15:30:42Z">
              <w:r>
                <w:rPr>
                  <w:rStyle w:val="4"/>
                  <w:lang w:val="en-US" w:eastAsia="zh-CN" w:bidi="ar"/>
                </w:rPr>
                <w:t>：驾驶员姓名；</w:t>
              </w:r>
            </w:ins>
            <w:ins w:id="755" w:author="雪落无痕" w:date="2026-06-11T15:30:42Z">
              <w:r>
                <w:rPr>
                  <w:rStyle w:val="5"/>
                  <w:lang w:val="en-US" w:eastAsia="zh-CN" w:bidi="ar"/>
                </w:rPr>
                <w:t>employeeId</w:t>
              </w:r>
            </w:ins>
            <w:ins w:id="756" w:author="雪落无痕" w:date="2026-06-11T15:30:42Z">
              <w:r>
                <w:rPr>
                  <w:rStyle w:val="4"/>
                  <w:lang w:val="en-US" w:eastAsia="zh-CN" w:bidi="ar"/>
                </w:rPr>
                <w:t>：驾驶员 ID；</w:t>
              </w:r>
            </w:ins>
            <w:ins w:id="757" w:author="雪落无痕" w:date="2026-06-11T15:30:42Z">
              <w:r>
                <w:rPr>
                  <w:rStyle w:val="5"/>
                  <w:lang w:val="en-US" w:eastAsia="zh-CN" w:bidi="ar"/>
                </w:rPr>
                <w:t>employeeCode</w:t>
              </w:r>
            </w:ins>
            <w:ins w:id="758" w:author="雪落无痕" w:date="2026-06-11T15:30:42Z">
              <w:r>
                <w:rPr>
                  <w:rStyle w:val="4"/>
                  <w:lang w:val="en-US" w:eastAsia="zh-CN" w:bidi="ar"/>
                </w:rPr>
                <w:t>：驾驶员工号；</w:t>
              </w:r>
            </w:ins>
            <w:ins w:id="759" w:author="雪落无痕" w:date="2026-06-11T15:30:42Z">
              <w:r>
                <w:rPr>
                  <w:rStyle w:val="5"/>
                  <w:lang w:val="en-US" w:eastAsia="zh-CN" w:bidi="ar"/>
                </w:rPr>
                <w:t>organName</w:t>
              </w:r>
            </w:ins>
            <w:ins w:id="760" w:author="雪落无痕" w:date="2026-06-11T15:30:42Z">
              <w:r>
                <w:rPr>
                  <w:rStyle w:val="4"/>
                  <w:lang w:val="en-US" w:eastAsia="zh-CN" w:bidi="ar"/>
                </w:rPr>
                <w:t>：所属单位；</w:t>
              </w:r>
            </w:ins>
            <w:ins w:id="761" w:author="雪落无痕" w:date="2026-06-11T15:30:42Z">
              <w:r>
                <w:rPr>
                  <w:rStyle w:val="5"/>
                  <w:lang w:val="en-US" w:eastAsia="zh-CN" w:bidi="ar"/>
                </w:rPr>
                <w:t>routeName</w:t>
              </w:r>
            </w:ins>
            <w:ins w:id="762" w:author="雪落无痕" w:date="2026-06-11T15:30:42Z">
              <w:r>
                <w:rPr>
                  <w:rStyle w:val="4"/>
                  <w:lang w:val="en-US" w:eastAsia="zh-CN" w:bidi="ar"/>
                </w:rPr>
                <w:t>：所属线路</w:t>
              </w:r>
            </w:ins>
            <w:del w:id="763" w:author="雪落无痕" w:date="2026-06-11T15:30:46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。</w:delText>
              </w:r>
            </w:del>
            <w:ins w:id="764" w:author="雪落无痕" w:date="2026-06-11T15:30:46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。</w:t>
              </w:r>
            </w:ins>
          </w:p>
        </w:tc>
      </w:tr>
      <w:tr w14:paraId="14ACC33E">
        <w:trPr>
          <w:trHeight w:val="1020" w:hRule="atLeast"/>
          <w:trPrChange w:id="765" w:author="雪落无痕" w:date="2026-06-11T15:15:13Z">
            <w:trPr>
              <w:trHeight w:val="1020" w:hRule="atLeast"/>
            </w:trPr>
          </w:trPrChange>
        </w:trPr>
        <w:tc>
          <w:tcPr>
            <w:tcW w:w="1264" w:type="pct"/>
            <w:shd w:val="clear"/>
            <w:vAlign w:val="center"/>
            <w:tcPrChange w:id="766" w:author="雪落无痕" w:date="2026-06-11T15:15:13Z">
              <w:tcPr>
                <w:tcW w:w="1264" w:type="pct"/>
                <w:vAlign w:val="center"/>
                <w:tcPrChange w:id="767" w:author="雪落无痕" w:date="2026-06-11T15:15:13Z">
                  <w:tcPr>
                    <w:tcW w:w="1264" w:type="pct"/>
                    <w:vAlign w:val="center"/>
                    <w:tcPrChange w:id="768" w:author="雪落无痕" w:date="2026-06-11T15:15:13Z">
                      <w:tcPr>
                        <w:tcW w:w="1264" w:type="pct"/>
                        <w:vAlign w:val="center"/>
                        <w:tcPrChange w:id="769" w:author="雪落无痕" w:date="2026-06-11T15:15:13Z">
                          <w:tcPr>
                            <w:tcW w:w="1264" w:type="pct"/>
                            <w:vAlign w:val="center"/>
                            <w:tcPrChange w:id="770" w:author="雪落无痕" w:date="2026-06-11T15:15:13Z">
                              <w:tcPr>
                                <w:tcW w:w="1264" w:type="pct"/>
                                <w:vAlign w:val="center"/>
                                <w:tcPrChange w:id="771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772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773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774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775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776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777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22CD1F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get_mcp_ods_odsJituanBsEmployee_getBehaviorStat</w:t>
            </w:r>
          </w:p>
        </w:tc>
        <w:tc>
          <w:tcPr>
            <w:tcW w:w="3735" w:type="pct"/>
            <w:shd w:val="clear"/>
            <w:vAlign w:val="center"/>
            <w:tcPrChange w:id="778" w:author="雪落无痕" w:date="2026-06-11T15:15:13Z">
              <w:tcPr>
                <w:tcW w:w="3735" w:type="pct"/>
                <w:vAlign w:val="center"/>
                <w:tcPrChange w:id="779" w:author="雪落无痕" w:date="2026-06-11T15:15:13Z">
                  <w:tcPr>
                    <w:tcW w:w="3735" w:type="pct"/>
                    <w:vAlign w:val="center"/>
                    <w:tcPrChange w:id="780" w:author="雪落无痕" w:date="2026-06-11T15:15:13Z">
                      <w:tcPr>
                        <w:tcW w:w="3735" w:type="pct"/>
                        <w:vAlign w:val="center"/>
                        <w:tcPrChange w:id="781" w:author="雪落无痕" w:date="2026-06-11T15:15:13Z">
                          <w:tcPr>
                            <w:tcW w:w="3735" w:type="pct"/>
                            <w:vAlign w:val="center"/>
                            <w:tcPrChange w:id="782" w:author="雪落无痕" w:date="2026-06-11T15:15:13Z">
                              <w:tcPr>
                                <w:tcW w:w="3735" w:type="pct"/>
                                <w:vAlign w:val="center"/>
                                <w:tcPrChange w:id="783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784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785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786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787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788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789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2E241B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ins w:id="790" w:author="雪落无痕" w:date="2026-06-11T15:31:22Z">
              <w:r>
                <w:rPr>
                  <w:rFonts w:hint="eastAsia" w:ascii="宋体" w:hAnsi="宋体" w:eastAsia="宋体" w:cs="宋体"/>
                  <w:i w:val="0"/>
                  <w:iCs w:val="0"/>
                  <w:color w:val="8C8C8C"/>
                  <w:kern w:val="0"/>
                  <w:sz w:val="24"/>
                  <w:szCs w:val="24"/>
                  <w:u w:val="none"/>
                  <w:lang w:val="en-US" w:eastAsia="zh-CN" w:bidi="ar"/>
                </w:rPr>
                <w:t>employeeName</w:t>
              </w:r>
            </w:ins>
            <w:ins w:id="791" w:author="雪落无痕" w:date="2026-06-11T15:31:22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792" w:author="雪落无痕" w:date="2026-06-11T15:31:22Z">
              <w:r>
                <w:rPr>
                  <w:rStyle w:val="5"/>
                  <w:lang w:val="en-US" w:eastAsia="zh-CN" w:bidi="ar"/>
                </w:rPr>
                <w:t>driverName</w:t>
              </w:r>
            </w:ins>
            <w:ins w:id="793" w:author="雪落无痕" w:date="2026-06-11T15:31:22Z">
              <w:r>
                <w:rPr>
                  <w:rStyle w:val="4"/>
                  <w:lang w:val="en-US" w:eastAsia="zh-CN" w:bidi="ar"/>
                </w:rPr>
                <w:t>：驾驶员姓名；</w:t>
              </w:r>
            </w:ins>
            <w:ins w:id="794" w:author="雪落无痕" w:date="2026-06-11T15:31:22Z">
              <w:r>
                <w:rPr>
                  <w:rStyle w:val="5"/>
                  <w:lang w:val="en-US" w:eastAsia="zh-CN" w:bidi="ar"/>
                </w:rPr>
                <w:t>employeeId</w:t>
              </w:r>
            </w:ins>
            <w:ins w:id="795" w:author="雪落无痕" w:date="2026-06-11T15:31:22Z">
              <w:r>
                <w:rPr>
                  <w:rStyle w:val="4"/>
                  <w:lang w:val="en-US" w:eastAsia="zh-CN" w:bidi="ar"/>
                </w:rPr>
                <w:t>：驾驶员 ID；</w:t>
              </w:r>
            </w:ins>
            <w:ins w:id="796" w:author="雪落无痕" w:date="2026-06-11T15:31:22Z">
              <w:r>
                <w:rPr>
                  <w:rStyle w:val="5"/>
                  <w:lang w:val="en-US" w:eastAsia="zh-CN" w:bidi="ar"/>
                </w:rPr>
                <w:t>employeeCode</w:t>
              </w:r>
            </w:ins>
            <w:ins w:id="797" w:author="雪落无痕" w:date="2026-06-11T15:31:22Z">
              <w:r>
                <w:rPr>
                  <w:rStyle w:val="4"/>
                  <w:lang w:val="en-US" w:eastAsia="zh-CN" w:bidi="ar"/>
                </w:rPr>
                <w:t>：驾驶员工号；</w:t>
              </w:r>
            </w:ins>
            <w:ins w:id="798" w:author="雪落无痕" w:date="2026-06-11T15:31:22Z">
              <w:r>
                <w:rPr>
                  <w:rStyle w:val="5"/>
                  <w:lang w:val="en-US" w:eastAsia="zh-CN" w:bidi="ar"/>
                </w:rPr>
                <w:t>organName</w:t>
              </w:r>
            </w:ins>
            <w:ins w:id="799" w:author="雪落无痕" w:date="2026-06-11T15:31:22Z">
              <w:r>
                <w:rPr>
                  <w:rStyle w:val="4"/>
                  <w:lang w:val="en-US" w:eastAsia="zh-CN" w:bidi="ar"/>
                </w:rPr>
                <w:t>：所属单位；</w:t>
              </w:r>
            </w:ins>
            <w:ins w:id="800" w:author="雪落无痕" w:date="2026-06-11T15:31:22Z">
              <w:r>
                <w:rPr>
                  <w:rStyle w:val="5"/>
                  <w:lang w:val="en-US" w:eastAsia="zh-CN" w:bidi="ar"/>
                </w:rPr>
                <w:t>routeName</w:t>
              </w:r>
            </w:ins>
            <w:ins w:id="801" w:author="雪落无痕" w:date="2026-06-11T15:31:22Z">
              <w:r>
                <w:rPr>
                  <w:rStyle w:val="4"/>
                  <w:lang w:val="en-US" w:eastAsia="zh-CN" w:bidi="ar"/>
                </w:rPr>
                <w:t>：所属线路</w:t>
              </w:r>
            </w:ins>
            <w:ins w:id="802" w:author="雪落无痕" w:date="2026-06-11T15:31:22Z">
              <w:r>
                <w:rPr>
                  <w:rStyle w:val="4"/>
                  <w:lang w:val="en-US" w:eastAsia="zh-CN" w:bidi="ar"/>
                </w:rPr>
                <w:t>。</w:t>
              </w:r>
            </w:ins>
            <w:del w:id="803" w:author="雪落无痕" w:date="2026-06-11T15:31:22Z">
              <w:r>
                <w:rPr>
                  <w:rFonts w:hint="eastAsia" w:ascii="宋体" w:hAnsi="宋体" w:eastAsia="宋体" w:cs="宋体"/>
                  <w:i w:val="0"/>
                  <w:iCs w:val="0"/>
                  <w:color w:val="8C8C8C"/>
                  <w:kern w:val="0"/>
                  <w:sz w:val="24"/>
                  <w:szCs w:val="24"/>
                  <w:u w:val="none"/>
                  <w:bdr w:val="none" w:color="auto" w:sz="0" w:space="0"/>
                  <w:lang w:val="en-US" w:eastAsia="zh-CN" w:bidi="ar"/>
                </w:rPr>
                <w:delText>employeeName</w:delText>
              </w:r>
            </w:del>
            <w:del w:id="804" w:author="雪落无痕" w:date="2026-06-11T15:31:22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：驾驶员姓名；</w:delText>
              </w:r>
            </w:del>
            <w:del w:id="805" w:author="雪落无痕" w:date="2026-06-11T15:31:22Z">
              <w:r>
                <w:rPr>
                  <w:rStyle w:val="5"/>
                  <w:bdr w:val="none" w:color="auto" w:sz="0" w:space="0"/>
                  <w:lang w:val="en-US" w:eastAsia="zh-CN" w:bidi="ar"/>
                </w:rPr>
                <w:delText>employeeId</w:delText>
              </w:r>
            </w:del>
            <w:del w:id="806" w:author="雪落无痕" w:date="2026-06-11T15:31:22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：驾驶员 ID；</w:delText>
              </w:r>
            </w:del>
            <w:r>
              <w:rPr>
                <w:rStyle w:val="5"/>
                <w:bdr w:val="none" w:color="auto" w:sz="0" w:space="0"/>
                <w:lang w:val="en-US" w:eastAsia="zh-CN" w:bidi="ar"/>
              </w:rPr>
              <w:t>eventType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：行为类型编码；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eventName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：行为类型名称；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eventNum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：行为发生次数；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ranking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：行为次数排名，必须说明排名范围；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ppartitionStart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ppartitionEnd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：统计开始/结束日期。</w:t>
            </w:r>
          </w:p>
        </w:tc>
      </w:tr>
      <w:tr w14:paraId="3B1D28EC">
        <w:trPr>
          <w:trHeight w:val="1060" w:hRule="atLeast"/>
          <w:trPrChange w:id="807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808" w:author="雪落无痕" w:date="2026-06-11T15:15:13Z">
              <w:tcPr>
                <w:tcW w:w="1264" w:type="pct"/>
                <w:vAlign w:val="center"/>
                <w:tcPrChange w:id="809" w:author="雪落无痕" w:date="2026-06-11T15:15:13Z">
                  <w:tcPr>
                    <w:tcW w:w="1264" w:type="pct"/>
                    <w:vAlign w:val="center"/>
                    <w:tcPrChange w:id="810" w:author="雪落无痕" w:date="2026-06-11T15:15:13Z">
                      <w:tcPr>
                        <w:tcW w:w="1264" w:type="pct"/>
                        <w:vAlign w:val="center"/>
                        <w:tcPrChange w:id="811" w:author="雪落无痕" w:date="2026-06-11T15:15:13Z">
                          <w:tcPr>
                            <w:tcW w:w="1264" w:type="pct"/>
                            <w:vAlign w:val="center"/>
                            <w:tcPrChange w:id="812" w:author="雪落无痕" w:date="2026-06-11T15:15:13Z">
                              <w:tcPr>
                                <w:tcW w:w="1264" w:type="pct"/>
                                <w:vAlign w:val="center"/>
                                <w:tcPrChange w:id="813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814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815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816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817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818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819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22061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get_mcp_ods_odsJituanBsEmployee_getAccidentList</w:t>
            </w:r>
          </w:p>
        </w:tc>
        <w:tc>
          <w:tcPr>
            <w:tcW w:w="3735" w:type="pct"/>
            <w:shd w:val="clear"/>
            <w:vAlign w:val="center"/>
            <w:tcPrChange w:id="820" w:author="雪落无痕" w:date="2026-06-11T15:15:13Z">
              <w:tcPr>
                <w:tcW w:w="3735" w:type="pct"/>
                <w:vAlign w:val="center"/>
                <w:tcPrChange w:id="821" w:author="雪落无痕" w:date="2026-06-11T15:15:13Z">
                  <w:tcPr>
                    <w:tcW w:w="3735" w:type="pct"/>
                    <w:vAlign w:val="center"/>
                    <w:tcPrChange w:id="822" w:author="雪落无痕" w:date="2026-06-11T15:15:13Z">
                      <w:tcPr>
                        <w:tcW w:w="3735" w:type="pct"/>
                        <w:vAlign w:val="center"/>
                        <w:tcPrChange w:id="823" w:author="雪落无痕" w:date="2026-06-11T15:15:13Z">
                          <w:tcPr>
                            <w:tcW w:w="3735" w:type="pct"/>
                            <w:vAlign w:val="center"/>
                            <w:tcPrChange w:id="824" w:author="雪落无痕" w:date="2026-06-11T15:15:13Z">
                              <w:tcPr>
                                <w:tcW w:w="3735" w:type="pct"/>
                                <w:vAlign w:val="center"/>
                                <w:tcPrChange w:id="825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826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827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828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829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830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831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6551E1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accidentDate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：事故时间；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accidentPlace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：事故地点；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accidentDesc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：事故描述；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lineName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：线路名称；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busLicenseNum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：车牌号；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busCode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：车辆自编号；</w:t>
            </w:r>
            <w:ins w:id="832" w:author="雪落无痕" w:date="2026-06-11T15:31:41Z">
              <w:r>
                <w:rPr>
                  <w:rFonts w:hint="eastAsia" w:ascii="宋体" w:hAnsi="宋体" w:eastAsia="宋体" w:cs="宋体"/>
                  <w:i w:val="0"/>
                  <w:iCs w:val="0"/>
                  <w:color w:val="8C8C8C"/>
                  <w:kern w:val="0"/>
                  <w:sz w:val="24"/>
                  <w:szCs w:val="24"/>
                  <w:u w:val="none"/>
                  <w:lang w:val="en-US" w:eastAsia="zh-CN" w:bidi="ar"/>
                </w:rPr>
                <w:t>employeeName</w:t>
              </w:r>
            </w:ins>
            <w:ins w:id="833" w:author="雪落无痕" w:date="2026-06-11T15:31:41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834" w:author="雪落无痕" w:date="2026-06-11T15:31:41Z">
              <w:r>
                <w:rPr>
                  <w:rStyle w:val="5"/>
                  <w:lang w:val="en-US" w:eastAsia="zh-CN" w:bidi="ar"/>
                </w:rPr>
                <w:t>driverName</w:t>
              </w:r>
            </w:ins>
            <w:ins w:id="835" w:author="雪落无痕" w:date="2026-06-11T15:31:41Z">
              <w:r>
                <w:rPr>
                  <w:rStyle w:val="4"/>
                  <w:lang w:val="en-US" w:eastAsia="zh-CN" w:bidi="ar"/>
                </w:rPr>
                <w:t>：驾驶员姓名；</w:t>
              </w:r>
            </w:ins>
            <w:ins w:id="836" w:author="雪落无痕" w:date="2026-06-11T15:31:41Z">
              <w:r>
                <w:rPr>
                  <w:rStyle w:val="5"/>
                  <w:lang w:val="en-US" w:eastAsia="zh-CN" w:bidi="ar"/>
                </w:rPr>
                <w:t>employeeId</w:t>
              </w:r>
            </w:ins>
            <w:ins w:id="837" w:author="雪落无痕" w:date="2026-06-11T15:31:41Z">
              <w:r>
                <w:rPr>
                  <w:rStyle w:val="4"/>
                  <w:lang w:val="en-US" w:eastAsia="zh-CN" w:bidi="ar"/>
                </w:rPr>
                <w:t>：驾驶员 ID；</w:t>
              </w:r>
            </w:ins>
            <w:ins w:id="838" w:author="雪落无痕" w:date="2026-06-11T15:31:41Z">
              <w:r>
                <w:rPr>
                  <w:rStyle w:val="5"/>
                  <w:lang w:val="en-US" w:eastAsia="zh-CN" w:bidi="ar"/>
                </w:rPr>
                <w:t>employeeCode</w:t>
              </w:r>
            </w:ins>
            <w:ins w:id="839" w:author="雪落无痕" w:date="2026-06-11T15:31:41Z">
              <w:r>
                <w:rPr>
                  <w:rStyle w:val="4"/>
                  <w:lang w:val="en-US" w:eastAsia="zh-CN" w:bidi="ar"/>
                </w:rPr>
                <w:t>：驾驶员工号；</w:t>
              </w:r>
            </w:ins>
            <w:del w:id="840" w:author="雪落无痕" w:date="2026-06-11T15:31:50Z">
              <w:r>
                <w:rPr>
                  <w:rStyle w:val="5"/>
                  <w:bdr w:val="none" w:color="auto" w:sz="0" w:space="0"/>
                  <w:lang w:val="en-US" w:eastAsia="zh-CN" w:bidi="ar"/>
                </w:rPr>
                <w:delText>driverName</w:delText>
              </w:r>
            </w:del>
            <w:del w:id="841" w:author="雪落无痕" w:date="2026-06-11T15:31:50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：驾驶员姓名；</w:delText>
              </w:r>
            </w:del>
            <w:r>
              <w:rPr>
                <w:rStyle w:val="5"/>
                <w:bdr w:val="none" w:color="auto" w:sz="0" w:space="0"/>
                <w:lang w:val="en-US" w:eastAsia="zh-CN" w:bidi="ar"/>
              </w:rPr>
              <w:t>accidentLiability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：责任编码，建议补对应字典文本；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opinionStatus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：处理意见状态编码，建议补对应字典文本；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isBlackspot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：是否关联黑点。</w:t>
            </w:r>
          </w:p>
        </w:tc>
      </w:tr>
      <w:tr w14:paraId="221D2FBB">
        <w:trPr>
          <w:trHeight w:val="720" w:hRule="atLeast"/>
          <w:trPrChange w:id="842" w:author="雪落无痕" w:date="2026-06-11T15:15:13Z">
            <w:trPr>
              <w:trHeight w:val="720" w:hRule="atLeast"/>
            </w:trPr>
          </w:trPrChange>
        </w:trPr>
        <w:tc>
          <w:tcPr>
            <w:tcW w:w="1264" w:type="pct"/>
            <w:shd w:val="clear"/>
            <w:vAlign w:val="center"/>
            <w:tcPrChange w:id="843" w:author="雪落无痕" w:date="2026-06-11T15:15:13Z">
              <w:tcPr>
                <w:tcW w:w="1264" w:type="pct"/>
                <w:vAlign w:val="center"/>
                <w:tcPrChange w:id="844" w:author="雪落无痕" w:date="2026-06-11T15:15:13Z">
                  <w:tcPr>
                    <w:tcW w:w="1264" w:type="pct"/>
                    <w:vAlign w:val="center"/>
                    <w:tcPrChange w:id="845" w:author="雪落无痕" w:date="2026-06-11T15:15:13Z">
                      <w:tcPr>
                        <w:tcW w:w="1264" w:type="pct"/>
                        <w:vAlign w:val="center"/>
                        <w:tcPrChange w:id="846" w:author="雪落无痕" w:date="2026-06-11T15:15:13Z">
                          <w:tcPr>
                            <w:tcW w:w="1264" w:type="pct"/>
                            <w:vAlign w:val="center"/>
                            <w:tcPrChange w:id="847" w:author="雪落无痕" w:date="2026-06-11T15:15:13Z">
                              <w:tcPr>
                                <w:tcW w:w="1264" w:type="pct"/>
                                <w:vAlign w:val="center"/>
                                <w:tcPrChange w:id="848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849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850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851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852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853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854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43051B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get_mcp_base_absCompanyProfileMain_getOrganAccidentCount</w:t>
            </w:r>
          </w:p>
        </w:tc>
        <w:tc>
          <w:tcPr>
            <w:tcW w:w="3735" w:type="pct"/>
            <w:shd w:val="clear"/>
            <w:vAlign w:val="center"/>
            <w:tcPrChange w:id="855" w:author="雪落无痕" w:date="2026-06-11T15:15:13Z">
              <w:tcPr>
                <w:tcW w:w="3735" w:type="pct"/>
                <w:vAlign w:val="center"/>
                <w:tcPrChange w:id="856" w:author="雪落无痕" w:date="2026-06-11T15:15:13Z">
                  <w:tcPr>
                    <w:tcW w:w="3735" w:type="pct"/>
                    <w:vAlign w:val="center"/>
                    <w:tcPrChange w:id="857" w:author="雪落无痕" w:date="2026-06-11T15:15:13Z">
                      <w:tcPr>
                        <w:tcW w:w="3735" w:type="pct"/>
                        <w:vAlign w:val="center"/>
                        <w:tcPrChange w:id="858" w:author="雪落无痕" w:date="2026-06-11T15:15:13Z">
                          <w:tcPr>
                            <w:tcW w:w="3735" w:type="pct"/>
                            <w:vAlign w:val="center"/>
                            <w:tcPrChange w:id="859" w:author="雪落无痕" w:date="2026-06-11T15:15:13Z">
                              <w:tcPr>
                                <w:tcW w:w="3735" w:type="pct"/>
                                <w:vAlign w:val="center"/>
                                <w:tcPrChange w:id="860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861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862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863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864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865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866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6A89E1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ins w:id="867" w:author="雪落无痕" w:date="2026-06-11T15:33:10Z">
              <w:r>
                <w:rPr>
                  <w:rStyle w:val="5"/>
                  <w:lang w:val="en-US" w:eastAsia="zh-CN" w:bidi="ar"/>
                </w:rPr>
                <w:t>organName</w:t>
              </w:r>
            </w:ins>
            <w:ins w:id="868" w:author="雪落无痕" w:date="2026-06-11T15:33:10Z">
              <w:r>
                <w:rPr>
                  <w:rStyle w:val="4"/>
                  <w:lang w:val="en-US" w:eastAsia="zh-CN" w:bidi="ar"/>
                </w:rPr>
                <w:t>：单位名称</w:t>
              </w:r>
            </w:ins>
            <w:ins w:id="869" w:author="雪落无痕" w:date="2026-06-11T15:33:16Z">
              <w:r>
                <w:rPr>
                  <w:rStyle w:val="4"/>
                  <w:lang w:val="en-US" w:eastAsia="zh-CN" w:bidi="ar"/>
                </w:rPr>
                <w:t>；</w:t>
              </w:r>
            </w:ins>
            <w:ins w:id="870" w:author="雪落无痕" w:date="2026-06-11T15:33:10Z">
              <w:r>
                <w:rPr>
                  <w:rStyle w:val="5"/>
                  <w:lang w:val="en-US" w:eastAsia="zh-CN" w:bidi="ar"/>
                </w:rPr>
                <w:t>organId</w:t>
              </w:r>
            </w:ins>
            <w:ins w:id="871" w:author="雪落无痕" w:date="2026-06-11T15:33:10Z">
              <w:r>
                <w:rPr>
                  <w:rStyle w:val="4"/>
                  <w:lang w:val="en-US" w:eastAsia="zh-CN" w:bidi="ar"/>
                </w:rPr>
                <w:t>：单位 ID</w:t>
              </w:r>
            </w:ins>
            <w:ins w:id="872" w:author="雪落无痕" w:date="2026-06-11T15:33:11Z">
              <w:r>
                <w:rPr>
                  <w:rStyle w:val="4"/>
                  <w:lang w:val="en-US" w:eastAsia="zh-CN" w:bidi="ar"/>
                </w:rPr>
                <w:t>；</w:t>
              </w:r>
            </w:ins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accidentCount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：统计窗口内单位事故数；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trafficCount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：统计窗口内单位交通违法/违章数；需说明统计窗口由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day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和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ppartition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共同决定，且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ppartition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为空时的默认结束日期必须写清。</w:t>
            </w:r>
          </w:p>
        </w:tc>
      </w:tr>
      <w:tr w14:paraId="0F7EA7CD">
        <w:trPr>
          <w:trHeight w:val="1420" w:hRule="atLeast"/>
          <w:trPrChange w:id="873" w:author="雪落无痕" w:date="2026-06-11T15:15:13Z">
            <w:trPr>
              <w:trHeight w:val="1420" w:hRule="atLeast"/>
            </w:trPr>
          </w:trPrChange>
        </w:trPr>
        <w:tc>
          <w:tcPr>
            <w:tcW w:w="1264" w:type="pct"/>
            <w:shd w:val="clear"/>
            <w:vAlign w:val="center"/>
            <w:tcPrChange w:id="874" w:author="雪落无痕" w:date="2026-06-11T15:15:13Z">
              <w:tcPr>
                <w:tcW w:w="1264" w:type="pct"/>
                <w:vAlign w:val="center"/>
                <w:tcPrChange w:id="875" w:author="雪落无痕" w:date="2026-06-11T15:15:13Z">
                  <w:tcPr>
                    <w:tcW w:w="1264" w:type="pct"/>
                    <w:vAlign w:val="center"/>
                    <w:tcPrChange w:id="876" w:author="雪落无痕" w:date="2026-06-11T15:15:13Z">
                      <w:tcPr>
                        <w:tcW w:w="1264" w:type="pct"/>
                        <w:vAlign w:val="center"/>
                        <w:tcPrChange w:id="877" w:author="雪落无痕" w:date="2026-06-11T15:15:13Z">
                          <w:tcPr>
                            <w:tcW w:w="1264" w:type="pct"/>
                            <w:vAlign w:val="center"/>
                            <w:tcPrChange w:id="878" w:author="雪落无痕" w:date="2026-06-11T15:15:13Z">
                              <w:tcPr>
                                <w:tcW w:w="1264" w:type="pct"/>
                                <w:vAlign w:val="center"/>
                                <w:tcPrChange w:id="879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880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881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882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883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884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885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5DD5E9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get_mcp_ods_odsJituanBsEmployee_getDriverAccidentCount</w:t>
            </w:r>
          </w:p>
        </w:tc>
        <w:tc>
          <w:tcPr>
            <w:tcW w:w="3735" w:type="pct"/>
            <w:shd w:val="clear"/>
            <w:vAlign w:val="center"/>
            <w:tcPrChange w:id="886" w:author="雪落无痕" w:date="2026-06-11T15:15:13Z">
              <w:tcPr>
                <w:tcW w:w="3735" w:type="pct"/>
                <w:vAlign w:val="center"/>
                <w:tcPrChange w:id="887" w:author="雪落无痕" w:date="2026-06-11T15:15:13Z">
                  <w:tcPr>
                    <w:tcW w:w="3735" w:type="pct"/>
                    <w:vAlign w:val="center"/>
                    <w:tcPrChange w:id="888" w:author="雪落无痕" w:date="2026-06-11T15:15:13Z">
                      <w:tcPr>
                        <w:tcW w:w="3735" w:type="pct"/>
                        <w:vAlign w:val="center"/>
                        <w:tcPrChange w:id="889" w:author="雪落无痕" w:date="2026-06-11T15:15:13Z">
                          <w:tcPr>
                            <w:tcW w:w="3735" w:type="pct"/>
                            <w:vAlign w:val="center"/>
                            <w:tcPrChange w:id="890" w:author="雪落无痕" w:date="2026-06-11T15:15:13Z">
                              <w:tcPr>
                                <w:tcW w:w="3735" w:type="pct"/>
                                <w:vAlign w:val="center"/>
                                <w:tcPrChange w:id="891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892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893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894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895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896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897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5CDB3C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ins w:id="898" w:author="雪落无痕" w:date="2026-06-11T15:32:47Z">
              <w:r>
                <w:rPr>
                  <w:rFonts w:hint="eastAsia" w:ascii="宋体" w:hAnsi="宋体" w:eastAsia="宋体" w:cs="宋体"/>
                  <w:i w:val="0"/>
                  <w:iCs w:val="0"/>
                  <w:color w:val="8C8C8C"/>
                  <w:kern w:val="0"/>
                  <w:sz w:val="24"/>
                  <w:szCs w:val="24"/>
                  <w:u w:val="none"/>
                  <w:lang w:val="en-US" w:eastAsia="zh-CN" w:bidi="ar"/>
                </w:rPr>
                <w:t>employeeName</w:t>
              </w:r>
            </w:ins>
            <w:ins w:id="899" w:author="雪落无痕" w:date="2026-06-11T15:32:47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900" w:author="雪落无痕" w:date="2026-06-11T15:32:47Z">
              <w:r>
                <w:rPr>
                  <w:rStyle w:val="5"/>
                  <w:lang w:val="en-US" w:eastAsia="zh-CN" w:bidi="ar"/>
                </w:rPr>
                <w:t>driverName</w:t>
              </w:r>
            </w:ins>
            <w:ins w:id="901" w:author="雪落无痕" w:date="2026-06-11T15:32:47Z">
              <w:r>
                <w:rPr>
                  <w:rStyle w:val="4"/>
                  <w:lang w:val="en-US" w:eastAsia="zh-CN" w:bidi="ar"/>
                </w:rPr>
                <w:t>：驾驶员姓名；</w:t>
              </w:r>
            </w:ins>
            <w:ins w:id="902" w:author="雪落无痕" w:date="2026-06-11T15:32:47Z">
              <w:r>
                <w:rPr>
                  <w:rStyle w:val="5"/>
                  <w:lang w:val="en-US" w:eastAsia="zh-CN" w:bidi="ar"/>
                </w:rPr>
                <w:t>employeeId</w:t>
              </w:r>
            </w:ins>
            <w:ins w:id="903" w:author="雪落无痕" w:date="2026-06-11T15:32:47Z">
              <w:r>
                <w:rPr>
                  <w:rStyle w:val="4"/>
                  <w:lang w:val="en-US" w:eastAsia="zh-CN" w:bidi="ar"/>
                </w:rPr>
                <w:t>：驾驶员 ID；</w:t>
              </w:r>
            </w:ins>
            <w:ins w:id="904" w:author="雪落无痕" w:date="2026-06-11T15:32:47Z">
              <w:r>
                <w:rPr>
                  <w:rStyle w:val="5"/>
                  <w:lang w:val="en-US" w:eastAsia="zh-CN" w:bidi="ar"/>
                </w:rPr>
                <w:t>employeeCode</w:t>
              </w:r>
            </w:ins>
            <w:ins w:id="905" w:author="雪落无痕" w:date="2026-06-11T15:32:47Z">
              <w:r>
                <w:rPr>
                  <w:rStyle w:val="4"/>
                  <w:lang w:val="en-US" w:eastAsia="zh-CN" w:bidi="ar"/>
                </w:rPr>
                <w:t>：驾驶员工号；</w:t>
              </w:r>
            </w:ins>
            <w:ins w:id="906" w:author="雪落无痕" w:date="2026-06-11T15:32:47Z">
              <w:r>
                <w:rPr>
                  <w:rStyle w:val="5"/>
                  <w:lang w:val="en-US" w:eastAsia="zh-CN" w:bidi="ar"/>
                </w:rPr>
                <w:t>organName</w:t>
              </w:r>
            </w:ins>
            <w:ins w:id="907" w:author="雪落无痕" w:date="2026-06-11T15:32:47Z">
              <w:r>
                <w:rPr>
                  <w:rStyle w:val="4"/>
                  <w:lang w:val="en-US" w:eastAsia="zh-CN" w:bidi="ar"/>
                </w:rPr>
                <w:t>：所属单位；</w:t>
              </w:r>
            </w:ins>
            <w:ins w:id="908" w:author="雪落无痕" w:date="2026-06-11T15:32:47Z">
              <w:r>
                <w:rPr>
                  <w:rStyle w:val="5"/>
                  <w:lang w:val="en-US" w:eastAsia="zh-CN" w:bidi="ar"/>
                </w:rPr>
                <w:t>routeName</w:t>
              </w:r>
            </w:ins>
            <w:ins w:id="909" w:author="雪落无痕" w:date="2026-06-11T15:32:47Z">
              <w:r>
                <w:rPr>
                  <w:rStyle w:val="4"/>
                  <w:lang w:val="en-US" w:eastAsia="zh-CN" w:bidi="ar"/>
                </w:rPr>
                <w:t>：所属线路</w:t>
              </w:r>
            </w:ins>
            <w:ins w:id="910" w:author="雪落无痕" w:date="2026-06-11T15:32:50Z">
              <w:r>
                <w:rPr>
                  <w:rStyle w:val="4"/>
                  <w:lang w:val="en-US" w:eastAsia="zh-CN" w:bidi="ar"/>
                </w:rPr>
                <w:t>；</w:t>
              </w:r>
            </w:ins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accidentCount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：驾驶员事故统计窗口内事故数；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trafficCount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：驾驶员事故统计窗口内交通违法/违章数；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workTime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：统计窗口内工时；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workDay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：统计窗口内工作天数；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workTimeOver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：统计窗口内超时工时；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behaviorCounts[].eventType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：行为类型名称；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behaviorCounts[].eventCount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：行为统计窗口内行为次数；需说明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day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作用于事故/违章窗口，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behaviorDay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作用于行为统计窗口。</w:t>
            </w:r>
          </w:p>
        </w:tc>
      </w:tr>
      <w:tr w14:paraId="1FBFBE61">
        <w:trPr>
          <w:trHeight w:val="1380" w:hRule="atLeast"/>
          <w:trPrChange w:id="911" w:author="雪落无痕" w:date="2026-06-11T15:15:13Z">
            <w:trPr>
              <w:trHeight w:val="1380" w:hRule="atLeast"/>
            </w:trPr>
          </w:trPrChange>
        </w:trPr>
        <w:tc>
          <w:tcPr>
            <w:tcW w:w="1264" w:type="pct"/>
            <w:shd w:val="clear"/>
            <w:vAlign w:val="center"/>
            <w:tcPrChange w:id="912" w:author="雪落无痕" w:date="2026-06-11T15:15:13Z">
              <w:tcPr>
                <w:tcW w:w="1264" w:type="pct"/>
                <w:vAlign w:val="center"/>
                <w:tcPrChange w:id="913" w:author="雪落无痕" w:date="2026-06-11T15:15:13Z">
                  <w:tcPr>
                    <w:tcW w:w="1264" w:type="pct"/>
                    <w:vAlign w:val="center"/>
                    <w:tcPrChange w:id="914" w:author="雪落无痕" w:date="2026-06-11T15:15:13Z">
                      <w:tcPr>
                        <w:tcW w:w="1264" w:type="pct"/>
                        <w:vAlign w:val="center"/>
                        <w:tcPrChange w:id="915" w:author="雪落无痕" w:date="2026-06-11T15:15:13Z">
                          <w:tcPr>
                            <w:tcW w:w="1264" w:type="pct"/>
                            <w:vAlign w:val="center"/>
                            <w:tcPrChange w:id="916" w:author="雪落无痕" w:date="2026-06-11T15:15:13Z">
                              <w:tcPr>
                                <w:tcW w:w="1264" w:type="pct"/>
                                <w:vAlign w:val="center"/>
                                <w:tcPrChange w:id="917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918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919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920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921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922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923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653E39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get_mcp_base_absBusStationProfileMain_queryBusStationProfile</w:t>
            </w:r>
          </w:p>
        </w:tc>
        <w:tc>
          <w:tcPr>
            <w:tcW w:w="3735" w:type="pct"/>
            <w:shd w:val="clear"/>
            <w:vAlign w:val="center"/>
            <w:tcPrChange w:id="924" w:author="雪落无痕" w:date="2026-06-11T15:15:13Z">
              <w:tcPr>
                <w:tcW w:w="3735" w:type="pct"/>
                <w:vAlign w:val="center"/>
                <w:tcPrChange w:id="925" w:author="雪落无痕" w:date="2026-06-11T15:15:13Z">
                  <w:tcPr>
                    <w:tcW w:w="3735" w:type="pct"/>
                    <w:vAlign w:val="center"/>
                    <w:tcPrChange w:id="926" w:author="雪落无痕" w:date="2026-06-11T15:15:13Z">
                      <w:tcPr>
                        <w:tcW w:w="3735" w:type="pct"/>
                        <w:vAlign w:val="center"/>
                        <w:tcPrChange w:id="927" w:author="雪落无痕" w:date="2026-06-11T15:15:13Z">
                          <w:tcPr>
                            <w:tcW w:w="3735" w:type="pct"/>
                            <w:vAlign w:val="center"/>
                            <w:tcPrChange w:id="928" w:author="雪落无痕" w:date="2026-06-11T15:15:13Z">
                              <w:tcPr>
                                <w:tcW w:w="3735" w:type="pct"/>
                                <w:vAlign w:val="center"/>
                                <w:tcPrChange w:id="929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930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931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932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933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934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935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4A5156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result.main.score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：站场画像综合风险分；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quotaScoreSubList[].score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：对应指标风险原始分，不是最终风险分；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</w:t>
            </w:r>
            <w:ins w:id="936" w:author="雪落无痕" w:date="2026-06-11T15:25:44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，</w:t>
              </w:r>
            </w:ins>
            <w:ins w:id="937" w:author="雪落无痕" w:date="2026-06-11T15:25:40Z">
              <w:r>
                <w:rPr>
                  <w:rStyle w:val="4"/>
                  <w:rFonts w:hint="eastAsia"/>
                  <w:lang w:val="en-US" w:eastAsia="zh-CN" w:bidi="ar"/>
                </w:rPr>
                <w:t>4级危险型：65-100分；3级关注型：55-64分；2级观察型：45-54分；1级安全型：0-44分</w:t>
              </w:r>
            </w:ins>
            <w:del w:id="938" w:author="雪落无痕" w:date="2026-06-11T15:25:40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；</w:delText>
              </w:r>
            </w:del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：指标权重；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riskData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：原始业务值；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busStationName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：站场名称；</w:t>
            </w:r>
            <w:ins w:id="939" w:author="雪落无痕" w:date="2026-06-11T15:25:20Z">
              <w:r>
                <w:rPr>
                  <w:rStyle w:val="5"/>
                  <w:lang w:val="en-US" w:eastAsia="zh-CN" w:bidi="ar"/>
                </w:rPr>
                <w:t>busStationId</w:t>
              </w:r>
            </w:ins>
            <w:ins w:id="940" w:author="雪落无痕" w:date="2026-06-11T15:25:20Z">
              <w:r>
                <w:rPr>
                  <w:rStyle w:val="4"/>
                  <w:lang w:val="en-US" w:eastAsia="zh-CN" w:bidi="ar"/>
                </w:rPr>
                <w:t>：站场 ID。</w:t>
              </w:r>
            </w:ins>
            <w:r>
              <w:rPr>
                <w:rStyle w:val="5"/>
                <w:bdr w:val="none" w:color="auto" w:sz="0" w:space="0"/>
                <w:lang w:val="en-US" w:eastAsia="zh-CN" w:bidi="ar"/>
              </w:rPr>
              <w:t>manageOrgName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：管理单位；三类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pending*Count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：建议状态数量概览，不是</w:t>
            </w:r>
            <w:del w:id="941" w:author="雪落无痕" w:date="2026-06-11T15:24:59Z">
              <w:r>
                <w:rPr>
                  <w:rStyle w:val="4"/>
                  <w:rFonts w:hint="default"/>
                  <w:bdr w:val="none" w:color="auto" w:sz="0" w:space="0"/>
                  <w:lang w:val="en-US" w:eastAsia="zh-CN" w:bidi="ar"/>
                </w:rPr>
                <w:delText>处置</w:delText>
              </w:r>
            </w:del>
            <w:ins w:id="942" w:author="雪落无痕" w:date="2026-06-11T15:25:00Z">
              <w:r>
                <w:rPr>
                  <w:rStyle w:val="4"/>
                  <w:rFonts w:hint="eastAsia"/>
                  <w:bdr w:val="none" w:color="auto" w:sz="0" w:space="0"/>
                  <w:lang w:val="en-US" w:eastAsia="zh-CN" w:bidi="ar"/>
                </w:rPr>
                <w:t>建议内容</w:t>
              </w:r>
            </w:ins>
            <w:r>
              <w:rPr>
                <w:rStyle w:val="4"/>
                <w:bdr w:val="none" w:color="auto" w:sz="0" w:space="0"/>
                <w:lang w:val="en-US" w:eastAsia="zh-CN" w:bidi="ar"/>
              </w:rPr>
              <w:t>明细。</w:t>
            </w:r>
          </w:p>
        </w:tc>
      </w:tr>
      <w:tr w14:paraId="5A8A07D1">
        <w:trPr>
          <w:trHeight w:val="1060" w:hRule="atLeast"/>
          <w:trPrChange w:id="943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944" w:author="雪落无痕" w:date="2026-06-11T15:15:13Z">
              <w:tcPr>
                <w:tcW w:w="1264" w:type="pct"/>
                <w:vAlign w:val="center"/>
                <w:tcPrChange w:id="945" w:author="雪落无痕" w:date="2026-06-11T15:15:13Z">
                  <w:tcPr>
                    <w:tcW w:w="1264" w:type="pct"/>
                    <w:vAlign w:val="center"/>
                    <w:tcPrChange w:id="946" w:author="雪落无痕" w:date="2026-06-11T15:15:13Z">
                      <w:tcPr>
                        <w:tcW w:w="1264" w:type="pct"/>
                        <w:vAlign w:val="center"/>
                        <w:tcPrChange w:id="947" w:author="雪落无痕" w:date="2026-06-11T15:15:13Z">
                          <w:tcPr>
                            <w:tcW w:w="1264" w:type="pct"/>
                            <w:vAlign w:val="center"/>
                            <w:tcPrChange w:id="948" w:author="雪落无痕" w:date="2026-06-11T15:15:13Z">
                              <w:tcPr>
                                <w:tcW w:w="1264" w:type="pct"/>
                                <w:vAlign w:val="center"/>
                                <w:tcPrChange w:id="949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950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951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952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953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954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955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41924B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get_mcp_suggest_absBusStationSuggestedSub_queryByBusStationNameAndDate</w:t>
            </w:r>
          </w:p>
        </w:tc>
        <w:tc>
          <w:tcPr>
            <w:tcW w:w="3735" w:type="pct"/>
            <w:shd w:val="clear"/>
            <w:vAlign w:val="center"/>
            <w:tcPrChange w:id="956" w:author="雪落无痕" w:date="2026-06-11T15:15:13Z">
              <w:tcPr>
                <w:tcW w:w="3735" w:type="pct"/>
                <w:vAlign w:val="center"/>
                <w:tcPrChange w:id="957" w:author="雪落无痕" w:date="2026-06-11T15:15:13Z">
                  <w:tcPr>
                    <w:tcW w:w="3735" w:type="pct"/>
                    <w:vAlign w:val="center"/>
                    <w:tcPrChange w:id="958" w:author="雪落无痕" w:date="2026-06-11T15:15:13Z">
                      <w:tcPr>
                        <w:tcW w:w="3735" w:type="pct"/>
                        <w:vAlign w:val="center"/>
                        <w:tcPrChange w:id="959" w:author="雪落无痕" w:date="2026-06-11T15:15:13Z">
                          <w:tcPr>
                            <w:tcW w:w="3735" w:type="pct"/>
                            <w:vAlign w:val="center"/>
                            <w:tcPrChange w:id="960" w:author="雪落无痕" w:date="2026-06-11T15:15:13Z">
                              <w:tcPr>
                                <w:tcW w:w="3735" w:type="pct"/>
                                <w:vAlign w:val="center"/>
                                <w:tcPrChange w:id="961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962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963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964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965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966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967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34EB58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：对应指标风险原始分，不是最终风险分；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originalValue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：由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score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按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weightRate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权重换算得到的最终风险分/最终风险贡献，数值越高风险越高；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riskData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：原始业务值；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suggestedContent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：管理/干预建议内容；三类状态字段语义同建议明细结构；</w:t>
            </w:r>
            <w:ins w:id="968" w:author="雪落无痕" w:date="2026-06-11T15:26:11Z">
              <w:r>
                <w:rPr>
                  <w:rStyle w:val="5"/>
                  <w:lang w:val="en-US" w:eastAsia="zh-CN" w:bidi="ar"/>
                </w:rPr>
                <w:t>acceptStatu</w:t>
              </w:r>
            </w:ins>
            <w:ins w:id="969" w:author="雪落无痕" w:date="2026-06-11T15:26:11Z">
              <w:r>
                <w:rPr>
                  <w:rStyle w:val="4"/>
                  <w:lang w:val="en-US" w:eastAsia="zh-CN" w:bidi="ar"/>
                </w:rPr>
                <w:t>、</w:t>
              </w:r>
            </w:ins>
            <w:ins w:id="970" w:author="雪落无痕" w:date="2026-06-11T15:26:11Z">
              <w:r>
                <w:rPr>
                  <w:rStyle w:val="5"/>
                  <w:lang w:val="en-US" w:eastAsia="zh-CN" w:bidi="ar"/>
                </w:rPr>
                <w:t>disposeStatu</w:t>
              </w:r>
            </w:ins>
            <w:ins w:id="971" w:author="雪落无痕" w:date="2026-06-11T15:26:11Z">
              <w:r>
                <w:rPr>
                  <w:rStyle w:val="4"/>
                  <w:lang w:val="en-US" w:eastAsia="zh-CN" w:bidi="ar"/>
                </w:rPr>
                <w:t>、</w:t>
              </w:r>
            </w:ins>
            <w:ins w:id="972" w:author="雪落无痕" w:date="2026-06-11T15:26:11Z">
              <w:r>
                <w:rPr>
                  <w:rStyle w:val="5"/>
                  <w:lang w:val="en-US" w:eastAsia="zh-CN" w:bidi="ar"/>
                </w:rPr>
                <w:t>optimizeStatus</w:t>
              </w:r>
            </w:ins>
            <w:ins w:id="973" w:author="雪落无痕" w:date="2026-06-11T15:26:11Z">
              <w:r>
                <w:rPr>
                  <w:rStyle w:val="4"/>
                  <w:lang w:val="en-US" w:eastAsia="zh-CN" w:bidi="ar"/>
                </w:rPr>
                <w:t xml:space="preserve">：状态编码，优先使用对应 </w:t>
              </w:r>
            </w:ins>
            <w:ins w:id="974" w:author="雪落无痕" w:date="2026-06-11T15:26:11Z">
              <w:r>
                <w:rPr>
                  <w:rStyle w:val="5"/>
                  <w:lang w:val="en-US" w:eastAsia="zh-CN" w:bidi="ar"/>
                </w:rPr>
                <w:t>_dictText</w:t>
              </w:r>
            </w:ins>
            <w:ins w:id="975" w:author="雪落无痕" w:date="2026-06-11T15:26:11Z">
              <w:r>
                <w:rPr>
                  <w:rStyle w:val="4"/>
                  <w:lang w:val="en-US" w:eastAsia="zh-CN" w:bidi="ar"/>
                </w:rPr>
                <w:t xml:space="preserve"> 面向用户解释；</w:t>
              </w:r>
            </w:ins>
            <w:ins w:id="976" w:author="雪落无痕" w:date="2026-06-11T15:26:11Z">
              <w:r>
                <w:rPr>
                  <w:rStyle w:val="5"/>
                  <w:lang w:val="en-US" w:eastAsia="zh-CN" w:bidi="ar"/>
                </w:rPr>
                <w:t>optimizeScoreBefore</w:t>
              </w:r>
            </w:ins>
            <w:ins w:id="977" w:author="雪落无痕" w:date="2026-06-11T15:26:11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978" w:author="雪落无痕" w:date="2026-06-11T15:26:11Z">
              <w:r>
                <w:rPr>
                  <w:rStyle w:val="5"/>
                  <w:lang w:val="en-US" w:eastAsia="zh-CN" w:bidi="ar"/>
                </w:rPr>
                <w:t>optimizeScore</w:t>
              </w:r>
            </w:ins>
            <w:ins w:id="979" w:author="雪落无痕" w:date="2026-06-11T15:26:11Z">
              <w:r>
                <w:rPr>
                  <w:rStyle w:val="4"/>
                  <w:lang w:val="en-US" w:eastAsia="zh-CN" w:bidi="ar"/>
                </w:rPr>
                <w:t>：优化前后风险分；</w:t>
              </w:r>
            </w:ins>
            <w:r>
              <w:rPr>
                <w:rStyle w:val="5"/>
                <w:bdr w:val="none" w:color="auto" w:sz="0" w:space="0"/>
                <w:lang w:val="en-US" w:eastAsia="zh-CN" w:bidi="ar"/>
              </w:rPr>
              <w:t>busStationName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：站场名称；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busStationId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：站场 ID。</w:t>
            </w:r>
          </w:p>
        </w:tc>
      </w:tr>
      <w:tr w14:paraId="062C9D17">
        <w:trPr>
          <w:trHeight w:val="1060" w:hRule="atLeast"/>
          <w:trPrChange w:id="980" w:author="雪落无痕" w:date="2026-06-11T15:15:13Z">
            <w:trPr>
              <w:trHeight w:val="1060" w:hRule="atLeast"/>
            </w:trPr>
          </w:trPrChange>
        </w:trPr>
        <w:tc>
          <w:tcPr>
            <w:tcW w:w="1264" w:type="pct"/>
            <w:shd w:val="clear"/>
            <w:vAlign w:val="center"/>
            <w:tcPrChange w:id="981" w:author="雪落无痕" w:date="2026-06-11T15:15:13Z">
              <w:tcPr>
                <w:tcW w:w="1264" w:type="pct"/>
                <w:vAlign w:val="center"/>
                <w:tcPrChange w:id="982" w:author="雪落无痕" w:date="2026-06-11T15:15:13Z">
                  <w:tcPr>
                    <w:tcW w:w="1264" w:type="pct"/>
                    <w:vAlign w:val="center"/>
                    <w:tcPrChange w:id="983" w:author="雪落无痕" w:date="2026-06-11T15:15:13Z">
                      <w:tcPr>
                        <w:tcW w:w="1264" w:type="pct"/>
                        <w:vAlign w:val="center"/>
                        <w:tcPrChange w:id="984" w:author="雪落无痕" w:date="2026-06-11T15:15:13Z">
                          <w:tcPr>
                            <w:tcW w:w="1264" w:type="pct"/>
                            <w:vAlign w:val="center"/>
                            <w:tcPrChange w:id="985" w:author="雪落无痕" w:date="2026-06-11T15:15:13Z">
                              <w:tcPr>
                                <w:tcW w:w="1264" w:type="pct"/>
                                <w:vAlign w:val="center"/>
                                <w:tcPrChange w:id="986" w:author="雪落无痕" w:date="2026-06-11T15:15:13Z">
                                  <w:tcPr>
                                    <w:tcW w:w="1264" w:type="pct"/>
                                    <w:vAlign w:val="center"/>
                                    <w:tcPrChange w:id="987" w:author="雪落无痕" w:date="2026-06-11T15:15:13Z">
                                      <w:tcPr>
                                        <w:tcW w:w="1264" w:type="pct"/>
                                        <w:vAlign w:val="center"/>
                                        <w:tcPrChange w:id="988" w:author="雪落无痕" w:date="2026-06-11T15:15:13Z">
                                          <w:tcPr>
                                            <w:tcW w:w="1264" w:type="pct"/>
                                            <w:vAlign w:val="center"/>
                                            <w:tcPrChange w:id="989" w:author="雪落无痕" w:date="2026-06-11T15:15:13Z">
                                              <w:tcPr>
                                                <w:tcW w:w="1264" w:type="pct"/>
                                                <w:vAlign w:val="center"/>
                                                <w:tcPrChange w:id="990" w:author="雪落无痕" w:date="2026-06-11T15:15:13Z">
                                                  <w:tcPr>
                                                    <w:tcW w:w="1264" w:type="pct"/>
                                                    <w:vAlign w:val="center"/>
                                                    <w:tcPrChange w:id="991" w:author="雪落无痕" w:date="2026-06-11T15:15:13Z">
                                                      <w:tcPr>
                                                        <w:tcW w:w="1264" w:type="pct"/>
                                                        <w:vAlign w:val="center"/>
                                                        <w:tcPrChange w:id="992" w:author="雪落无痕" w:date="2026-06-11T15:15:13Z">
                                                          <w:tcPr>
                                                            <w:tcW w:w="1264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591E35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get_mcp_base_absBusProfileMain_getAccidentBusInfo</w:t>
            </w:r>
          </w:p>
        </w:tc>
        <w:tc>
          <w:tcPr>
            <w:tcW w:w="3735" w:type="pct"/>
            <w:shd w:val="clear"/>
            <w:vAlign w:val="center"/>
            <w:tcPrChange w:id="993" w:author="雪落无痕" w:date="2026-06-11T15:15:13Z">
              <w:tcPr>
                <w:tcW w:w="3735" w:type="pct"/>
                <w:vAlign w:val="center"/>
                <w:tcPrChange w:id="994" w:author="雪落无痕" w:date="2026-06-11T15:15:13Z">
                  <w:tcPr>
                    <w:tcW w:w="3735" w:type="pct"/>
                    <w:vAlign w:val="center"/>
                    <w:tcPrChange w:id="995" w:author="雪落无痕" w:date="2026-06-11T15:15:13Z">
                      <w:tcPr>
                        <w:tcW w:w="3735" w:type="pct"/>
                        <w:vAlign w:val="center"/>
                        <w:tcPrChange w:id="996" w:author="雪落无痕" w:date="2026-06-11T15:15:13Z">
                          <w:tcPr>
                            <w:tcW w:w="3735" w:type="pct"/>
                            <w:vAlign w:val="center"/>
                            <w:tcPrChange w:id="997" w:author="雪落无痕" w:date="2026-06-11T15:15:13Z">
                              <w:tcPr>
                                <w:tcW w:w="3735" w:type="pct"/>
                                <w:vAlign w:val="center"/>
                                <w:tcPrChange w:id="998" w:author="雪落无痕" w:date="2026-06-11T15:15:13Z">
                                  <w:tcPr>
                                    <w:tcW w:w="3735" w:type="pct"/>
                                    <w:vAlign w:val="center"/>
                                    <w:tcPrChange w:id="999" w:author="雪落无痕" w:date="2026-06-11T15:15:13Z">
                                      <w:tcPr>
                                        <w:tcW w:w="3735" w:type="pct"/>
                                        <w:vAlign w:val="center"/>
                                        <w:tcPrChange w:id="1000" w:author="雪落无痕" w:date="2026-06-11T15:15:13Z">
                                          <w:tcPr>
                                            <w:tcW w:w="3735" w:type="pct"/>
                                            <w:vAlign w:val="center"/>
                                            <w:tcPrChange w:id="1001" w:author="雪落无痕" w:date="2026-06-11T15:15:13Z">
                                              <w:tcPr>
                                                <w:tcW w:w="3735" w:type="pct"/>
                                                <w:vAlign w:val="center"/>
                                                <w:tcPrChange w:id="1002" w:author="雪落无痕" w:date="2026-06-11T15:15:13Z">
                                                  <w:tcPr>
                                                    <w:tcW w:w="3735" w:type="pct"/>
                                                    <w:vAlign w:val="center"/>
                                                    <w:tcPrChange w:id="1003" w:author="雪落无痕" w:date="2026-06-11T15:15:13Z">
                                                      <w:tcPr>
                                                        <w:tcW w:w="3735" w:type="pct"/>
                                                        <w:vAlign w:val="center"/>
                                                        <w:tcPrChange w:id="1004" w:author="雪落无痕" w:date="2026-06-11T15:15:13Z">
                                                          <w:tcPr>
                                                            <w:tcW w:w="3735" w:type="pct"/>
                                                            <w:vAlign w:val="center"/>
                                                          </w:tcPr>
                                                        </w:tcPrChange>
                                                      </w:tcPr>
                                                    </w:tcPrChange>
                                                  </w:tcPr>
                                                </w:tcPrChange>
                                              </w:tcPr>
                                            </w:tcPrChange>
                                          </w:tcPr>
                                        </w:tcPrChange>
                                      </w:tcPr>
                                    </w:tcPrChange>
                                  </w:tcPr>
                                </w:tcPrChange>
                              </w:tcPr>
                            </w:tcPrChange>
                          </w:tcPr>
                        </w:tcPrChange>
                      </w:tcPr>
                    </w:tcPrChange>
                  </w:tcPr>
                </w:tcPrChange>
              </w:tcPr>
            </w:tcPrChange>
          </w:tcPr>
          <w:p w14:paraId="0169AE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8C8C8C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C8C8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speed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：事故时刻车速；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acceleration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：事故时刻加速度；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brakePedal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：事故时刻制动踏板开度/比例；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acceleratorPedal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：事故时刻加速踏板开度/比例；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gear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：事故时刻挡位；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gearAfter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：事故后挡位；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blackSpotCount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：关联黑点数量；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fault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：车辆故障信息；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maintainType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：维修类型；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maintainTime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：维修时间；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accidentDate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：事故时间</w:t>
            </w:r>
            <w:ins w:id="1005" w:author="雪落无痕" w:date="2026-06-11T15:34:34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t>；</w:t>
              </w:r>
            </w:ins>
            <w:del w:id="1006" w:author="雪落无痕" w:date="2026-06-11T15:34:33Z">
              <w:r>
                <w:rPr>
                  <w:rStyle w:val="4"/>
                  <w:bdr w:val="none" w:color="auto" w:sz="0" w:space="0"/>
                  <w:lang w:val="en-US" w:eastAsia="zh-CN" w:bidi="ar"/>
                </w:rPr>
                <w:delText>。</w:delText>
              </w:r>
            </w:del>
            <w:ins w:id="1007" w:author="雪落无痕" w:date="2026-06-11T15:34:30Z">
              <w:r>
                <w:rPr>
                  <w:rFonts w:hint="eastAsia" w:ascii="宋体" w:hAnsi="宋体" w:eastAsia="宋体" w:cs="宋体"/>
                  <w:i w:val="0"/>
                  <w:iCs w:val="0"/>
                  <w:color w:val="8C8C8C"/>
                  <w:kern w:val="0"/>
                  <w:sz w:val="24"/>
                  <w:szCs w:val="24"/>
                  <w:u w:val="none"/>
                  <w:lang w:val="en-US" w:eastAsia="zh-CN" w:bidi="ar"/>
                </w:rPr>
                <w:t>busName</w:t>
              </w:r>
            </w:ins>
            <w:ins w:id="1008" w:author="雪落无痕" w:date="2026-06-11T15:34:30Z">
              <w:r>
                <w:rPr>
                  <w:rStyle w:val="4"/>
                  <w:lang w:val="en-US" w:eastAsia="zh-CN" w:bidi="ar"/>
                </w:rPr>
                <w:t xml:space="preserve"> / </w:t>
              </w:r>
            </w:ins>
            <w:ins w:id="1009" w:author="雪落无痕" w:date="2026-06-11T15:34:30Z">
              <w:r>
                <w:rPr>
                  <w:rStyle w:val="5"/>
                  <w:lang w:val="en-US" w:eastAsia="zh-CN" w:bidi="ar"/>
                </w:rPr>
                <w:t>numberPlate</w:t>
              </w:r>
            </w:ins>
            <w:ins w:id="1010" w:author="雪落无痕" w:date="2026-06-11T15:34:30Z">
              <w:r>
                <w:rPr>
                  <w:rStyle w:val="4"/>
                  <w:lang w:val="en-US" w:eastAsia="zh-CN" w:bidi="ar"/>
                </w:rPr>
                <w:t>：车辆牌照或车辆名称，需按实际返回字段说明；</w:t>
              </w:r>
            </w:ins>
            <w:ins w:id="1011" w:author="雪落无痕" w:date="2026-06-11T15:34:30Z">
              <w:r>
                <w:rPr>
                  <w:rStyle w:val="5"/>
                  <w:lang w:val="en-US" w:eastAsia="zh-CN" w:bidi="ar"/>
                </w:rPr>
                <w:t>busId</w:t>
              </w:r>
            </w:ins>
            <w:ins w:id="1012" w:author="雪落无痕" w:date="2026-06-11T15:34:30Z">
              <w:r>
                <w:rPr>
                  <w:rStyle w:val="4"/>
                  <w:lang w:val="en-US" w:eastAsia="zh-CN" w:bidi="ar"/>
                </w:rPr>
                <w:t>：车辆 ID；</w:t>
              </w:r>
            </w:ins>
          </w:p>
        </w:tc>
      </w:tr>
    </w:tbl>
    <w:p w14:paraId="702886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雪落无痕">
    <w15:presenceInfo w15:providerId="WPS Office" w15:userId="43489043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7F64E7"/>
    <w:rsid w:val="EE7F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uiPriority w:val="0"/>
    <w:rPr>
      <w:rFonts w:hint="eastAsia" w:ascii="宋体" w:hAnsi="宋体" w:eastAsia="宋体" w:cs="宋体"/>
      <w:color w:val="BBBEBF"/>
      <w:sz w:val="21"/>
      <w:szCs w:val="21"/>
      <w:u w:val="none"/>
    </w:rPr>
  </w:style>
  <w:style w:type="character" w:customStyle="1" w:styleId="5">
    <w:name w:val="font11"/>
    <w:basedOn w:val="3"/>
    <w:uiPriority w:val="0"/>
    <w:rPr>
      <w:rFonts w:hint="eastAsia" w:ascii="宋体" w:hAnsi="宋体" w:eastAsia="宋体" w:cs="宋体"/>
      <w:color w:val="8C8C8C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48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2026-06-11T15:02:00Z</dcterms:created>
  <dc:creator>雪落无痕</dc:creator>
  <cp:lastModifiedBy>雪落无痕</cp:lastModifiedBy>
  <dcterms:modified xsi:type="dcterms:W3CDTF">2026-06-11T15:51:13Z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38743DA08253458A775D2A6AC5B6CE28_41</vt:lpwstr>
  </property>
</Properties>
</file>